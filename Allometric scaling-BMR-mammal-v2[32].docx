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637A3A" w14:textId="573A1EEE" w:rsidR="0060048B" w:rsidRPr="00917752" w:rsidRDefault="00404B0C" w:rsidP="0060048B">
      <w:pPr>
        <w:spacing w:after="120" w:line="360" w:lineRule="auto"/>
        <w:jc w:val="both"/>
        <w:rPr>
          <w:b/>
          <w:lang w:val="en-GB"/>
        </w:rPr>
      </w:pPr>
      <w:r>
        <w:rPr>
          <w:b/>
          <w:lang w:val="en-GB"/>
        </w:rPr>
        <w:t>The a</w:t>
      </w:r>
      <w:r w:rsidR="00654B6B">
        <w:rPr>
          <w:b/>
          <w:lang w:val="en-GB"/>
        </w:rPr>
        <w:t>quatic b</w:t>
      </w:r>
      <w:r w:rsidR="0060048B">
        <w:rPr>
          <w:b/>
          <w:lang w:val="en-GB"/>
        </w:rPr>
        <w:t>reathing strateg</w:t>
      </w:r>
      <w:r>
        <w:rPr>
          <w:b/>
          <w:lang w:val="en-GB"/>
        </w:rPr>
        <w:t xml:space="preserve">y </w:t>
      </w:r>
      <w:r w:rsidR="0060048B">
        <w:rPr>
          <w:b/>
          <w:lang w:val="en-GB"/>
        </w:rPr>
        <w:t>sustain</w:t>
      </w:r>
      <w:r w:rsidR="001B567E">
        <w:rPr>
          <w:b/>
          <w:lang w:val="en-GB"/>
        </w:rPr>
        <w:t>s</w:t>
      </w:r>
      <w:r w:rsidR="0060048B">
        <w:rPr>
          <w:b/>
          <w:lang w:val="en-GB"/>
        </w:rPr>
        <w:t xml:space="preserve"> elevated </w:t>
      </w:r>
      <w:r w:rsidR="0060048B" w:rsidRPr="00917752">
        <w:rPr>
          <w:b/>
          <w:lang w:val="en-GB"/>
        </w:rPr>
        <w:t>basal metabolic rate</w:t>
      </w:r>
      <w:r w:rsidR="0060048B">
        <w:rPr>
          <w:b/>
          <w:lang w:val="en-GB"/>
        </w:rPr>
        <w:t>s</w:t>
      </w:r>
      <w:r w:rsidR="0060048B" w:rsidRPr="00917752">
        <w:rPr>
          <w:b/>
          <w:lang w:val="en-GB"/>
        </w:rPr>
        <w:t xml:space="preserve"> </w:t>
      </w:r>
      <w:r w:rsidR="0060048B">
        <w:rPr>
          <w:b/>
          <w:lang w:val="en-GB"/>
        </w:rPr>
        <w:t xml:space="preserve">in aquatic mammals </w:t>
      </w:r>
    </w:p>
    <w:p w14:paraId="1E54E381" w14:textId="671AF515" w:rsidR="0060048B" w:rsidRPr="00E64DF9" w:rsidRDefault="0060048B" w:rsidP="0060048B">
      <w:pPr>
        <w:spacing w:after="120" w:line="360" w:lineRule="auto"/>
        <w:jc w:val="both"/>
      </w:pPr>
      <w:r w:rsidRPr="00E64DF9">
        <w:rPr>
          <w:vertAlign w:val="superscript"/>
        </w:rPr>
        <w:t>1</w:t>
      </w:r>
      <w:r w:rsidRPr="00E64DF9">
        <w:t>He, R.</w:t>
      </w:r>
      <w:r w:rsidR="005F4655">
        <w:t>S.</w:t>
      </w:r>
      <w:r w:rsidRPr="00E64DF9">
        <w:t xml:space="preserve">, </w:t>
      </w:r>
      <w:r w:rsidR="001D4676">
        <w:rPr>
          <w:vertAlign w:val="superscript"/>
        </w:rPr>
        <w:t>3</w:t>
      </w:r>
      <w:r w:rsidRPr="00E64DF9">
        <w:t xml:space="preserve">De Ruiter, S., </w:t>
      </w:r>
      <w:r w:rsidRPr="00E64DF9">
        <w:rPr>
          <w:vertAlign w:val="superscript"/>
        </w:rPr>
        <w:t>1</w:t>
      </w:r>
      <w:r w:rsidRPr="00E64DF9">
        <w:t xml:space="preserve">Westover, T., </w:t>
      </w:r>
      <w:r w:rsidR="001D4676">
        <w:rPr>
          <w:vertAlign w:val="superscript"/>
        </w:rPr>
        <w:t>2</w:t>
      </w:r>
      <w:r w:rsidR="001D4676" w:rsidRPr="00E64DF9">
        <w:t>Somarelli</w:t>
      </w:r>
      <w:r w:rsidRPr="00E64DF9">
        <w:t>, J.</w:t>
      </w:r>
      <w:r>
        <w:t>A.</w:t>
      </w:r>
      <w:r w:rsidRPr="00E64DF9">
        <w:t xml:space="preserve">, </w:t>
      </w:r>
      <w:r w:rsidRPr="00E64DF9">
        <w:rPr>
          <w:vertAlign w:val="superscript"/>
        </w:rPr>
        <w:t>1</w:t>
      </w:r>
      <w:r>
        <w:rPr>
          <w:vertAlign w:val="superscript"/>
        </w:rPr>
        <w:t xml:space="preserve">, 2 </w:t>
      </w:r>
      <w:proofErr w:type="spellStart"/>
      <w:r w:rsidRPr="00E64DF9">
        <w:t>Blawas</w:t>
      </w:r>
      <w:proofErr w:type="spellEnd"/>
      <w:r w:rsidRPr="00E64DF9">
        <w:t xml:space="preserve">, A., </w:t>
      </w:r>
      <w:r w:rsidRPr="00E64DF9">
        <w:rPr>
          <w:vertAlign w:val="superscript"/>
        </w:rPr>
        <w:t>1</w:t>
      </w:r>
      <w:r>
        <w:t>D</w:t>
      </w:r>
      <w:r w:rsidRPr="008C3F17">
        <w:t>ayanidhi</w:t>
      </w:r>
      <w:r>
        <w:t>, D.</w:t>
      </w:r>
      <w:r w:rsidR="00445F64">
        <w:t>L.</w:t>
      </w:r>
      <w:r>
        <w:t xml:space="preserve">, </w:t>
      </w:r>
      <w:r w:rsidR="001D4676">
        <w:rPr>
          <w:vertAlign w:val="superscript"/>
        </w:rPr>
        <w:t>3</w:t>
      </w:r>
      <w:r w:rsidRPr="00E64DF9">
        <w:t xml:space="preserve">Singh, A., </w:t>
      </w:r>
      <w:r w:rsidR="001D4676">
        <w:rPr>
          <w:vertAlign w:val="superscript"/>
        </w:rPr>
        <w:t>3</w:t>
      </w:r>
      <w:r w:rsidRPr="00E64DF9">
        <w:t xml:space="preserve">Steves, B., </w:t>
      </w:r>
      <w:r w:rsidR="001D4676">
        <w:rPr>
          <w:vertAlign w:val="superscript"/>
        </w:rPr>
        <w:t>3</w:t>
      </w:r>
      <w:r w:rsidR="001D4676" w:rsidRPr="00E64DF9">
        <w:t>Driesinga</w:t>
      </w:r>
      <w:r w:rsidRPr="00E64DF9">
        <w:t>, S., </w:t>
      </w:r>
      <w:r w:rsidR="0074378F">
        <w:rPr>
          <w:vertAlign w:val="superscript"/>
        </w:rPr>
        <w:t>4</w:t>
      </w:r>
      <w:r w:rsidRPr="00E64DF9">
        <w:t>Halsey, L.</w:t>
      </w:r>
      <w:r w:rsidR="004A6D6D">
        <w:t>G.</w:t>
      </w:r>
      <w:r w:rsidRPr="00E64DF9">
        <w:t xml:space="preserve">, </w:t>
      </w:r>
      <w:r w:rsidR="0074378F">
        <w:rPr>
          <w:vertAlign w:val="superscript"/>
        </w:rPr>
        <w:t>5</w:t>
      </w:r>
      <w:r>
        <w:rPr>
          <w:vertAlign w:val="superscript"/>
        </w:rPr>
        <w:t>,</w:t>
      </w:r>
      <w:r w:rsidR="0074378F">
        <w:rPr>
          <w:bCs/>
          <w:i/>
          <w:vertAlign w:val="superscript"/>
          <w:lang w:val="es-ES"/>
        </w:rPr>
        <w:t>6</w:t>
      </w:r>
      <w:r w:rsidRPr="00E64DF9">
        <w:t>Fahlman, A.</w:t>
      </w:r>
      <w:r w:rsidRPr="00E64DF9">
        <w:rPr>
          <w:vertAlign w:val="superscript"/>
        </w:rPr>
        <w:t>*</w:t>
      </w:r>
    </w:p>
    <w:p w14:paraId="39A89CF0" w14:textId="77777777" w:rsidR="0060048B" w:rsidRPr="00790250" w:rsidRDefault="0060048B" w:rsidP="0060048B">
      <w:pPr>
        <w:pStyle w:val="CommentText"/>
        <w:rPr>
          <w:rFonts w:ascii="Times New Roman" w:hAnsi="Times New Roman" w:cs="Times New Roman"/>
          <w:sz w:val="24"/>
          <w:szCs w:val="24"/>
          <w:vertAlign w:val="superscript"/>
          <w:lang w:val="en-CA"/>
        </w:rPr>
      </w:pPr>
    </w:p>
    <w:p w14:paraId="14996B32" w14:textId="77777777" w:rsidR="0060048B" w:rsidRDefault="0060048B" w:rsidP="0060048B">
      <w:pPr>
        <w:pStyle w:val="CommentText"/>
        <w:rPr>
          <w:rFonts w:ascii="Times New Roman" w:hAnsi="Times New Roman" w:cs="Times New Roman"/>
          <w:sz w:val="24"/>
          <w:szCs w:val="24"/>
        </w:rPr>
      </w:pPr>
      <w:r>
        <w:rPr>
          <w:vertAlign w:val="superscript"/>
        </w:rPr>
        <w:t>1</w:t>
      </w:r>
      <w:r>
        <w:rPr>
          <w:rFonts w:ascii="Times New Roman" w:hAnsi="Times New Roman" w:cs="Times New Roman"/>
          <w:sz w:val="24"/>
          <w:szCs w:val="24"/>
        </w:rPr>
        <w:t>Nicholas School of the Environment, D</w:t>
      </w:r>
      <w:r w:rsidRPr="00E64DF9">
        <w:rPr>
          <w:rFonts w:ascii="Times New Roman" w:hAnsi="Times New Roman" w:cs="Times New Roman"/>
          <w:sz w:val="24"/>
          <w:szCs w:val="24"/>
        </w:rPr>
        <w:t>uke University</w:t>
      </w:r>
      <w:r>
        <w:rPr>
          <w:rFonts w:ascii="Times New Roman" w:hAnsi="Times New Roman" w:cs="Times New Roman"/>
          <w:sz w:val="24"/>
          <w:szCs w:val="24"/>
        </w:rPr>
        <w:t xml:space="preserve"> Marine Laboratory, Beaufort, NC 28516, USA</w:t>
      </w:r>
    </w:p>
    <w:p w14:paraId="5CB225FE" w14:textId="77777777" w:rsidR="0060048B" w:rsidRDefault="0060048B" w:rsidP="0060048B">
      <w:pPr>
        <w:pStyle w:val="CommentText"/>
        <w:rPr>
          <w:rFonts w:ascii="Times New Roman" w:hAnsi="Times New Roman" w:cs="Times New Roman"/>
          <w:sz w:val="24"/>
          <w:szCs w:val="24"/>
        </w:rPr>
      </w:pPr>
    </w:p>
    <w:p w14:paraId="39687065" w14:textId="77777777" w:rsidR="0060048B" w:rsidRDefault="0060048B" w:rsidP="0060048B">
      <w:pPr>
        <w:pStyle w:val="CommentText"/>
        <w:rPr>
          <w:rFonts w:ascii="Times New Roman" w:hAnsi="Times New Roman" w:cs="Times New Roman"/>
          <w:sz w:val="24"/>
          <w:szCs w:val="24"/>
        </w:rPr>
      </w:pPr>
      <w:r w:rsidRPr="00CB13A3">
        <w:rPr>
          <w:rFonts w:ascii="Times New Roman" w:hAnsi="Times New Roman" w:cs="Times New Roman"/>
          <w:sz w:val="24"/>
          <w:szCs w:val="24"/>
          <w:vertAlign w:val="superscript"/>
        </w:rPr>
        <w:t>2</w:t>
      </w:r>
      <w:r>
        <w:rPr>
          <w:rFonts w:ascii="Times New Roman" w:hAnsi="Times New Roman" w:cs="Times New Roman"/>
          <w:sz w:val="24"/>
          <w:szCs w:val="24"/>
        </w:rPr>
        <w:t>Department of Medicine, Duke University Medical Center, Durham, NC 27710, USA</w:t>
      </w:r>
    </w:p>
    <w:p w14:paraId="76AC947A" w14:textId="77777777" w:rsidR="00E64DF9" w:rsidRPr="00E64DF9" w:rsidRDefault="00E64DF9" w:rsidP="00D010F0">
      <w:pPr>
        <w:pStyle w:val="CommentText"/>
        <w:rPr>
          <w:rFonts w:ascii="Times New Roman" w:hAnsi="Times New Roman" w:cs="Times New Roman"/>
          <w:sz w:val="24"/>
          <w:szCs w:val="24"/>
        </w:rPr>
      </w:pPr>
    </w:p>
    <w:p w14:paraId="55C8F897" w14:textId="77777777" w:rsidR="00B96F0A" w:rsidRDefault="0060048B" w:rsidP="00D010F0">
      <w:pPr>
        <w:pStyle w:val="CommentText"/>
        <w:rPr>
          <w:rFonts w:ascii="Times New Roman" w:hAnsi="Times New Roman" w:cs="Times New Roman"/>
          <w:sz w:val="24"/>
          <w:szCs w:val="24"/>
        </w:rPr>
      </w:pPr>
      <w:r>
        <w:rPr>
          <w:rFonts w:ascii="Times New Roman" w:hAnsi="Times New Roman" w:cs="Times New Roman"/>
          <w:sz w:val="24"/>
          <w:szCs w:val="24"/>
          <w:vertAlign w:val="superscript"/>
        </w:rPr>
        <w:t>3</w:t>
      </w:r>
      <w:r w:rsidR="00D010F0" w:rsidRPr="006F17F9">
        <w:rPr>
          <w:rFonts w:ascii="Times New Roman" w:hAnsi="Times New Roman" w:cs="Times New Roman"/>
          <w:sz w:val="24"/>
          <w:szCs w:val="24"/>
        </w:rPr>
        <w:t>Department of Mathematics and Statistics, Calvin University, 3201 Burton SE, Grand Rapids, Michigan 49546, USA</w:t>
      </w:r>
    </w:p>
    <w:p w14:paraId="19F5A4D4" w14:textId="77777777" w:rsidR="0074378F" w:rsidRDefault="0074378F" w:rsidP="00D010F0">
      <w:pPr>
        <w:pStyle w:val="CommentText"/>
        <w:rPr>
          <w:rFonts w:ascii="Times New Roman" w:hAnsi="Times New Roman" w:cs="Times New Roman"/>
          <w:sz w:val="24"/>
          <w:szCs w:val="24"/>
        </w:rPr>
      </w:pPr>
    </w:p>
    <w:p w14:paraId="7FC12909" w14:textId="77777777" w:rsidR="0074378F" w:rsidRDefault="0074378F" w:rsidP="00D010F0">
      <w:pPr>
        <w:pStyle w:val="CommentText"/>
        <w:rPr>
          <w:rFonts w:ascii="Times New Roman" w:hAnsi="Times New Roman" w:cs="Times New Roman"/>
          <w:sz w:val="24"/>
          <w:szCs w:val="24"/>
        </w:rPr>
      </w:pPr>
      <w:r w:rsidRPr="0074378F">
        <w:rPr>
          <w:rFonts w:ascii="Times New Roman" w:hAnsi="Times New Roman" w:cs="Times New Roman"/>
          <w:sz w:val="24"/>
          <w:szCs w:val="24"/>
          <w:vertAlign w:val="superscript"/>
        </w:rPr>
        <w:t>4</w:t>
      </w:r>
      <w:r w:rsidRPr="0074378F">
        <w:rPr>
          <w:rFonts w:ascii="Times New Roman" w:hAnsi="Times New Roman" w:cs="Times New Roman"/>
          <w:sz w:val="24"/>
          <w:szCs w:val="24"/>
        </w:rPr>
        <w:t>School of Life and Health Sciences, University of Roehampton, London, UK</w:t>
      </w:r>
    </w:p>
    <w:p w14:paraId="30503E2C" w14:textId="77777777" w:rsidR="0074378F" w:rsidRPr="0074378F" w:rsidRDefault="0074378F" w:rsidP="00D010F0">
      <w:pPr>
        <w:pStyle w:val="CommentText"/>
        <w:rPr>
          <w:rFonts w:ascii="Times New Roman" w:hAnsi="Times New Roman" w:cs="Times New Roman"/>
          <w:sz w:val="24"/>
          <w:szCs w:val="24"/>
        </w:rPr>
      </w:pPr>
    </w:p>
    <w:p w14:paraId="116DFA39" w14:textId="77777777" w:rsidR="00807684" w:rsidRPr="0074378F" w:rsidRDefault="0074378F" w:rsidP="00807684">
      <w:pPr>
        <w:pStyle w:val="Default"/>
        <w:spacing w:after="120" w:line="360" w:lineRule="auto"/>
        <w:jc w:val="both"/>
        <w:rPr>
          <w:bCs/>
          <w:lang w:val="es-ES"/>
        </w:rPr>
      </w:pPr>
      <w:r w:rsidRPr="0074378F">
        <w:rPr>
          <w:bCs/>
          <w:vertAlign w:val="superscript"/>
          <w:lang w:val="es-ES"/>
        </w:rPr>
        <w:t>5</w:t>
      </w:r>
      <w:r w:rsidR="00807684" w:rsidRPr="0074378F">
        <w:rPr>
          <w:bCs/>
          <w:lang w:val="es-ES"/>
        </w:rPr>
        <w:t xml:space="preserve">Fundación </w:t>
      </w:r>
      <w:proofErr w:type="spellStart"/>
      <w:r w:rsidR="00807684" w:rsidRPr="0074378F">
        <w:rPr>
          <w:bCs/>
          <w:lang w:val="es-ES"/>
        </w:rPr>
        <w:t>Oceanogràfic</w:t>
      </w:r>
      <w:proofErr w:type="spellEnd"/>
      <w:r w:rsidR="00807684" w:rsidRPr="0074378F">
        <w:rPr>
          <w:bCs/>
          <w:lang w:val="es-ES"/>
        </w:rPr>
        <w:t xml:space="preserve"> de la </w:t>
      </w:r>
      <w:proofErr w:type="spellStart"/>
      <w:r w:rsidR="00807684" w:rsidRPr="0074378F">
        <w:rPr>
          <w:bCs/>
          <w:lang w:val="es-ES"/>
        </w:rPr>
        <w:t>Comunitat</w:t>
      </w:r>
      <w:proofErr w:type="spellEnd"/>
      <w:r w:rsidR="00807684" w:rsidRPr="0074378F">
        <w:rPr>
          <w:bCs/>
          <w:lang w:val="es-ES"/>
        </w:rPr>
        <w:t xml:space="preserve"> Valenciana, Gran Vía Marqués del Turia 19, 46005 Valencia. </w:t>
      </w:r>
      <w:proofErr w:type="spellStart"/>
      <w:r w:rsidR="00807684" w:rsidRPr="0074378F">
        <w:rPr>
          <w:bCs/>
          <w:lang w:val="es-ES"/>
        </w:rPr>
        <w:t>Spain</w:t>
      </w:r>
      <w:proofErr w:type="spellEnd"/>
      <w:r w:rsidR="00807684" w:rsidRPr="0074378F">
        <w:rPr>
          <w:bCs/>
          <w:lang w:val="es-ES"/>
        </w:rPr>
        <w:t>.</w:t>
      </w:r>
    </w:p>
    <w:p w14:paraId="43252730" w14:textId="77777777" w:rsidR="00807684" w:rsidRPr="00917752" w:rsidRDefault="0074378F" w:rsidP="00807684">
      <w:pPr>
        <w:pStyle w:val="Default"/>
        <w:spacing w:after="120" w:line="360" w:lineRule="auto"/>
        <w:jc w:val="both"/>
        <w:rPr>
          <w:lang w:eastAsia="zh-CN"/>
        </w:rPr>
      </w:pPr>
      <w:bookmarkStart w:id="0" w:name="_Hlk7506923"/>
      <w:r w:rsidRPr="0074378F">
        <w:rPr>
          <w:iCs/>
          <w:vertAlign w:val="superscript"/>
        </w:rPr>
        <w:t>6</w:t>
      </w:r>
      <w:r w:rsidR="00807684" w:rsidRPr="0074378F">
        <w:rPr>
          <w:iCs/>
        </w:rPr>
        <w:t>Global Diving Research, Inc. Ottawa, K2J 5E8</w:t>
      </w:r>
      <w:r w:rsidR="00807684" w:rsidRPr="00917752">
        <w:rPr>
          <w:i/>
          <w:iCs/>
        </w:rPr>
        <w:t xml:space="preserve"> ON, Canada.</w:t>
      </w:r>
      <w:bookmarkEnd w:id="0"/>
    </w:p>
    <w:p w14:paraId="035D250C" w14:textId="77777777" w:rsidR="00807684" w:rsidRPr="00917752" w:rsidRDefault="00807684" w:rsidP="00807684">
      <w:pPr>
        <w:spacing w:after="120" w:line="360" w:lineRule="auto"/>
        <w:jc w:val="both"/>
        <w:rPr>
          <w:lang w:val="en-GB"/>
        </w:rPr>
      </w:pPr>
      <w:r w:rsidRPr="00917752">
        <w:rPr>
          <w:lang w:val="en-GB"/>
        </w:rPr>
        <w:t xml:space="preserve">*Corresponding author e-mail: afahlman@whoi.edu </w:t>
      </w:r>
    </w:p>
    <w:p w14:paraId="2762F136" w14:textId="77777777" w:rsidR="00807684" w:rsidRDefault="00807684" w:rsidP="00807684">
      <w:pPr>
        <w:spacing w:after="120" w:line="360" w:lineRule="auto"/>
        <w:jc w:val="both"/>
        <w:rPr>
          <w:lang w:val="en-GB"/>
        </w:rPr>
      </w:pPr>
    </w:p>
    <w:p w14:paraId="535BB45A" w14:textId="77777777" w:rsidR="006B3ED6" w:rsidRDefault="006B3ED6" w:rsidP="00807684">
      <w:pPr>
        <w:spacing w:after="120" w:line="360" w:lineRule="auto"/>
        <w:jc w:val="both"/>
        <w:rPr>
          <w:lang w:val="en-GB"/>
        </w:rPr>
      </w:pPr>
    </w:p>
    <w:p w14:paraId="0022B0CC" w14:textId="77777777" w:rsidR="006B3ED6" w:rsidRDefault="006B3ED6" w:rsidP="00807684">
      <w:pPr>
        <w:spacing w:after="120" w:line="360" w:lineRule="auto"/>
        <w:jc w:val="both"/>
        <w:rPr>
          <w:lang w:val="en-GB"/>
        </w:rPr>
      </w:pPr>
    </w:p>
    <w:p w14:paraId="4DE53C41" w14:textId="77777777" w:rsidR="006B3ED6" w:rsidRPr="00917752" w:rsidRDefault="006B3ED6" w:rsidP="00807684">
      <w:pPr>
        <w:spacing w:after="120" w:line="360" w:lineRule="auto"/>
        <w:jc w:val="both"/>
        <w:rPr>
          <w:lang w:val="en-GB"/>
        </w:rPr>
      </w:pPr>
    </w:p>
    <w:p w14:paraId="6E4561A7" w14:textId="77777777" w:rsidR="00807684" w:rsidRPr="00917752" w:rsidRDefault="00807684" w:rsidP="00807684">
      <w:pPr>
        <w:spacing w:after="120" w:line="360" w:lineRule="auto"/>
        <w:jc w:val="both"/>
        <w:rPr>
          <w:bCs/>
          <w:lang w:val="en-GB"/>
        </w:rPr>
      </w:pPr>
      <w:r w:rsidRPr="00917752">
        <w:rPr>
          <w:b/>
          <w:lang w:val="en-GB"/>
        </w:rPr>
        <w:t xml:space="preserve">Running title: </w:t>
      </w:r>
      <w:r w:rsidRPr="00917752">
        <w:rPr>
          <w:bCs/>
          <w:lang w:val="en-GB"/>
        </w:rPr>
        <w:t>Allometric scaling of BMR</w:t>
      </w:r>
    </w:p>
    <w:p w14:paraId="76C03C4D" w14:textId="77777777" w:rsidR="00807684" w:rsidRPr="00917752" w:rsidRDefault="00807684" w:rsidP="00807684">
      <w:pPr>
        <w:spacing w:after="120"/>
        <w:jc w:val="both"/>
        <w:rPr>
          <w:lang w:val="en-GB"/>
        </w:rPr>
      </w:pPr>
      <w:r w:rsidRPr="00917752">
        <w:rPr>
          <w:b/>
          <w:lang w:val="en-GB"/>
        </w:rPr>
        <w:t>Keywords:</w:t>
      </w:r>
      <w:r w:rsidRPr="00917752">
        <w:rPr>
          <w:b/>
          <w:bCs/>
          <w:color w:val="000000" w:themeColor="text1"/>
        </w:rPr>
        <w:t xml:space="preserve"> </w:t>
      </w:r>
      <w:r w:rsidRPr="00917752">
        <w:rPr>
          <w:color w:val="000000" w:themeColor="text1"/>
        </w:rPr>
        <w:t>basal metabolic rate, allometric scaling, body mass, heart rate, stroke volume, breathing frequency, tidal volume, cardiac output, minute ventilation, marine mammal, terrestrial mammal, endotherm</w:t>
      </w:r>
    </w:p>
    <w:p w14:paraId="47D640E5" w14:textId="77777777" w:rsidR="00807684" w:rsidRPr="00917752" w:rsidRDefault="00807684" w:rsidP="00C042D3">
      <w:pPr>
        <w:rPr>
          <w:b/>
          <w:lang w:val="en-GB"/>
        </w:rPr>
      </w:pPr>
    </w:p>
    <w:p w14:paraId="018472D4" w14:textId="77777777" w:rsidR="008C3F17" w:rsidRDefault="008C3F17" w:rsidP="00C042D3">
      <w:pPr>
        <w:rPr>
          <w:b/>
          <w:lang w:val="en-GB"/>
        </w:rPr>
      </w:pPr>
    </w:p>
    <w:p w14:paraId="5135D621" w14:textId="77777777" w:rsidR="008C3F17" w:rsidRDefault="008C3F17" w:rsidP="00C042D3">
      <w:pPr>
        <w:rPr>
          <w:b/>
          <w:lang w:val="en-GB"/>
        </w:rPr>
      </w:pPr>
    </w:p>
    <w:p w14:paraId="4ABB4D95" w14:textId="77777777" w:rsidR="00C2394E" w:rsidRDefault="00C2394E" w:rsidP="008C3F17">
      <w:pPr>
        <w:spacing w:line="360" w:lineRule="auto"/>
        <w:rPr>
          <w:b/>
          <w:lang w:val="en-GB"/>
        </w:rPr>
      </w:pPr>
    </w:p>
    <w:p w14:paraId="0AE569DB" w14:textId="77777777" w:rsidR="00C2394E" w:rsidRDefault="00C2394E" w:rsidP="008C3F17">
      <w:pPr>
        <w:spacing w:line="360" w:lineRule="auto"/>
        <w:rPr>
          <w:b/>
          <w:lang w:val="en-GB"/>
        </w:rPr>
      </w:pPr>
    </w:p>
    <w:p w14:paraId="349AC36B" w14:textId="77777777" w:rsidR="00C2394E" w:rsidRDefault="00C2394E" w:rsidP="008C3F17">
      <w:pPr>
        <w:spacing w:line="360" w:lineRule="auto"/>
        <w:rPr>
          <w:b/>
          <w:lang w:val="en-GB"/>
        </w:rPr>
      </w:pPr>
    </w:p>
    <w:p w14:paraId="2ACFF0F9" w14:textId="77777777" w:rsidR="00DF74CC" w:rsidRDefault="00DF74CC" w:rsidP="0045326C">
      <w:pPr>
        <w:spacing w:line="360" w:lineRule="auto"/>
        <w:rPr>
          <w:b/>
          <w:lang w:val="en-GB"/>
        </w:rPr>
      </w:pPr>
    </w:p>
    <w:p w14:paraId="2CE91A0D" w14:textId="77777777" w:rsidR="00DF74CC" w:rsidRDefault="00DF74CC" w:rsidP="0045326C">
      <w:pPr>
        <w:spacing w:line="360" w:lineRule="auto"/>
        <w:rPr>
          <w:b/>
          <w:lang w:val="en-GB"/>
        </w:rPr>
      </w:pPr>
    </w:p>
    <w:p w14:paraId="3FFA334F" w14:textId="49FC33E6" w:rsidR="00E72E76" w:rsidRDefault="00807684" w:rsidP="0045326C">
      <w:pPr>
        <w:spacing w:line="360" w:lineRule="auto"/>
        <w:rPr>
          <w:b/>
          <w:bCs/>
          <w:color w:val="000000" w:themeColor="text1"/>
        </w:rPr>
      </w:pPr>
      <w:r w:rsidRPr="00C83526">
        <w:rPr>
          <w:b/>
          <w:lang w:val="en-GB"/>
        </w:rPr>
        <w:lastRenderedPageBreak/>
        <w:t>Abstract:</w:t>
      </w:r>
      <w:r w:rsidRPr="00C83526">
        <w:rPr>
          <w:b/>
          <w:bCs/>
          <w:color w:val="5B9BD5" w:themeColor="accent5"/>
        </w:rPr>
        <w:t xml:space="preserve"> </w:t>
      </w:r>
      <w:r w:rsidR="00404B0C" w:rsidRPr="00C83526">
        <w:rPr>
          <w:color w:val="000000" w:themeColor="text1"/>
        </w:rPr>
        <w:t>The literature is still unclear about</w:t>
      </w:r>
      <w:r w:rsidR="0045326C" w:rsidRPr="00C83526">
        <w:rPr>
          <w:color w:val="000000" w:themeColor="text1"/>
        </w:rPr>
        <w:t xml:space="preserve"> whether BMR differs systematically between terrestrial and aquatic taxa, and, if so, how the cardiorespiratory system functions to support these differences. To address this, we performed a comparative</w:t>
      </w:r>
      <w:r w:rsidR="0045326C" w:rsidRPr="00C83526">
        <w:rPr>
          <w:bCs/>
          <w:color w:val="000000" w:themeColor="text1"/>
        </w:rPr>
        <w:t xml:space="preserve"> analysis of BMR across 722 mammalian species </w:t>
      </w:r>
      <w:r w:rsidR="00404B0C" w:rsidRPr="00C83526">
        <w:rPr>
          <w:bCs/>
          <w:color w:val="000000" w:themeColor="text1"/>
        </w:rPr>
        <w:t>showing</w:t>
      </w:r>
      <w:r w:rsidR="0045326C" w:rsidRPr="00C83526">
        <w:rPr>
          <w:bCs/>
          <w:color w:val="000000" w:themeColor="text1"/>
        </w:rPr>
        <w:t xml:space="preserve"> that aquatic mammals have elevated BMRs compared to terrestrial mammals. We then hypothesized that, to provide elevated tissue oxygen (O</w:t>
      </w:r>
      <w:r w:rsidR="0045326C" w:rsidRPr="00C83526">
        <w:rPr>
          <w:bCs/>
          <w:color w:val="000000" w:themeColor="text1"/>
          <w:vertAlign w:val="subscript"/>
        </w:rPr>
        <w:t>2</w:t>
      </w:r>
      <w:r w:rsidR="0045326C" w:rsidRPr="00C83526">
        <w:rPr>
          <w:bCs/>
          <w:color w:val="000000" w:themeColor="text1"/>
        </w:rPr>
        <w:t xml:space="preserve">) </w:t>
      </w:r>
      <w:r w:rsidR="00404B0C" w:rsidRPr="00C83526">
        <w:rPr>
          <w:bCs/>
          <w:color w:val="000000" w:themeColor="text1"/>
        </w:rPr>
        <w:t>to</w:t>
      </w:r>
      <w:r w:rsidR="0045326C" w:rsidRPr="00C83526">
        <w:rPr>
          <w:bCs/>
          <w:color w:val="000000" w:themeColor="text1"/>
        </w:rPr>
        <w:t xml:space="preserve"> support </w:t>
      </w:r>
      <w:r w:rsidR="00404B0C" w:rsidRPr="00C83526">
        <w:rPr>
          <w:bCs/>
          <w:color w:val="000000" w:themeColor="text1"/>
        </w:rPr>
        <w:t>their</w:t>
      </w:r>
      <w:r w:rsidR="0045326C" w:rsidRPr="00C83526">
        <w:rPr>
          <w:bCs/>
          <w:color w:val="000000" w:themeColor="text1"/>
        </w:rPr>
        <w:t xml:space="preserve"> higher BMRs, </w:t>
      </w:r>
      <w:r w:rsidR="00D4319A">
        <w:rPr>
          <w:bCs/>
          <w:color w:val="000000" w:themeColor="text1"/>
        </w:rPr>
        <w:t xml:space="preserve">aquatic mammals would have a higher delivery of </w:t>
      </w:r>
      <w:r w:rsidR="00620A68" w:rsidRPr="00620A68">
        <w:rPr>
          <w:bCs/>
          <w:color w:val="000000"/>
        </w:rPr>
        <w:t>O</w:t>
      </w:r>
      <w:r w:rsidR="00620A68" w:rsidRPr="00620A68">
        <w:rPr>
          <w:bCs/>
          <w:color w:val="000000"/>
          <w:vertAlign w:val="subscript"/>
        </w:rPr>
        <w:t>2</w:t>
      </w:r>
      <w:r w:rsidR="00D4319A">
        <w:rPr>
          <w:bCs/>
          <w:color w:val="000000" w:themeColor="text1"/>
        </w:rPr>
        <w:t xml:space="preserve"> through the cardiorespiratory system. </w:t>
      </w:r>
      <w:r w:rsidR="001C7F1E">
        <w:rPr>
          <w:bCs/>
          <w:color w:val="000000" w:themeColor="text1"/>
        </w:rPr>
        <w:t xml:space="preserve">Although </w:t>
      </w:r>
      <w:r w:rsidR="00404B0C" w:rsidRPr="00C83526">
        <w:rPr>
          <w:bCs/>
          <w:color w:val="000000" w:themeColor="text1"/>
        </w:rPr>
        <w:t xml:space="preserve">the </w:t>
      </w:r>
      <w:r w:rsidR="0045326C" w:rsidRPr="00C83526">
        <w:rPr>
          <w:bCs/>
          <w:color w:val="000000" w:themeColor="text1"/>
        </w:rPr>
        <w:t xml:space="preserve">minute ventilation and cardiac output </w:t>
      </w:r>
      <w:r w:rsidR="00404B0C" w:rsidRPr="00C83526">
        <w:rPr>
          <w:bCs/>
          <w:color w:val="000000" w:themeColor="text1"/>
        </w:rPr>
        <w:t xml:space="preserve">of aquatic mammals </w:t>
      </w:r>
      <w:r w:rsidR="001C7F1E">
        <w:rPr>
          <w:bCs/>
          <w:color w:val="000000" w:themeColor="text1"/>
        </w:rPr>
        <w:t>was not elevated relative to terrestrial mammals</w:t>
      </w:r>
      <w:r w:rsidR="00D90CDE" w:rsidRPr="00C83526">
        <w:rPr>
          <w:bCs/>
          <w:color w:val="000000" w:themeColor="text1"/>
        </w:rPr>
        <w:t>, we calculated that the breathing strategy</w:t>
      </w:r>
      <w:r w:rsidR="001C5125">
        <w:rPr>
          <w:bCs/>
          <w:color w:val="000000" w:themeColor="text1"/>
        </w:rPr>
        <w:t xml:space="preserve"> exhibited by the former</w:t>
      </w:r>
      <w:r w:rsidR="00D90CDE" w:rsidRPr="00C83526">
        <w:rPr>
          <w:bCs/>
          <w:color w:val="000000" w:themeColor="text1"/>
        </w:rPr>
        <w:t xml:space="preserve">, </w:t>
      </w:r>
      <w:r w:rsidR="001C5125">
        <w:rPr>
          <w:bCs/>
          <w:color w:val="000000" w:themeColor="text1"/>
        </w:rPr>
        <w:t xml:space="preserve">characterised by </w:t>
      </w:r>
      <w:r w:rsidR="00D90CDE" w:rsidRPr="00C83526">
        <w:rPr>
          <w:bCs/>
          <w:color w:val="000000" w:themeColor="text1"/>
        </w:rPr>
        <w:t xml:space="preserve">a lower breathing frequency and higher tidal volume, results in elevated alveolar ventilation – a more accurate measure of </w:t>
      </w:r>
      <w:r w:rsidR="00484442">
        <w:rPr>
          <w:bCs/>
          <w:color w:val="000000" w:themeColor="text1"/>
        </w:rPr>
        <w:t>effective gas exchange</w:t>
      </w:r>
      <w:r w:rsidR="0045326C" w:rsidRPr="00C83526">
        <w:rPr>
          <w:bCs/>
          <w:color w:val="000000" w:themeColor="text1"/>
        </w:rPr>
        <w:t xml:space="preserve">. </w:t>
      </w:r>
      <w:r w:rsidR="00B70820" w:rsidRPr="00C83526">
        <w:rPr>
          <w:bCs/>
          <w:color w:val="000000" w:themeColor="text1"/>
        </w:rPr>
        <w:t>Moreover, a</w:t>
      </w:r>
      <w:r w:rsidR="0045326C" w:rsidRPr="00C83526">
        <w:rPr>
          <w:bCs/>
          <w:color w:val="000000" w:themeColor="text1"/>
        </w:rPr>
        <w:t>quatic mammals have higher blood hemoglobin concentration</w:t>
      </w:r>
      <w:r w:rsidR="00B877D5" w:rsidRPr="00C83526">
        <w:rPr>
          <w:bCs/>
          <w:color w:val="000000" w:themeColor="text1"/>
        </w:rPr>
        <w:t xml:space="preserve">s giving </w:t>
      </w:r>
      <w:r w:rsidR="004077E4" w:rsidRPr="00C83526">
        <w:rPr>
          <w:bCs/>
          <w:color w:val="000000" w:themeColor="text1"/>
        </w:rPr>
        <w:t>them</w:t>
      </w:r>
      <w:r w:rsidR="00B877D5" w:rsidRPr="00C83526">
        <w:rPr>
          <w:bCs/>
          <w:color w:val="000000" w:themeColor="text1"/>
        </w:rPr>
        <w:t xml:space="preserve"> a higher O2 loading capacity,</w:t>
      </w:r>
      <w:r w:rsidR="0045326C" w:rsidRPr="00C83526">
        <w:rPr>
          <w:bCs/>
          <w:color w:val="000000" w:themeColor="text1"/>
        </w:rPr>
        <w:t xml:space="preserve"> which may be an alternative mechanism </w:t>
      </w:r>
      <w:r w:rsidR="00FE51EF" w:rsidRPr="00C83526">
        <w:rPr>
          <w:bCs/>
          <w:color w:val="000000" w:themeColor="text1"/>
        </w:rPr>
        <w:t>to a higher cardiac output for</w:t>
      </w:r>
      <w:r w:rsidR="00B877D5" w:rsidRPr="00C83526">
        <w:rPr>
          <w:bCs/>
          <w:color w:val="000000" w:themeColor="text1"/>
        </w:rPr>
        <w:t xml:space="preserve"> support</w:t>
      </w:r>
      <w:r w:rsidR="00FE51EF" w:rsidRPr="00C83526">
        <w:rPr>
          <w:bCs/>
          <w:color w:val="000000" w:themeColor="text1"/>
        </w:rPr>
        <w:t>ing</w:t>
      </w:r>
      <w:r w:rsidR="0045326C" w:rsidRPr="00C83526">
        <w:rPr>
          <w:bCs/>
          <w:color w:val="000000" w:themeColor="text1"/>
        </w:rPr>
        <w:t xml:space="preserve"> </w:t>
      </w:r>
      <w:r w:rsidR="00B877D5" w:rsidRPr="00C83526">
        <w:rPr>
          <w:bCs/>
          <w:color w:val="000000" w:themeColor="text1"/>
        </w:rPr>
        <w:t>their</w:t>
      </w:r>
      <w:r w:rsidR="0045326C" w:rsidRPr="00C83526">
        <w:rPr>
          <w:bCs/>
          <w:color w:val="000000" w:themeColor="text1"/>
        </w:rPr>
        <w:t xml:space="preserve"> increased BMR. The </w:t>
      </w:r>
      <w:r w:rsidR="0045326C" w:rsidRPr="00C83526">
        <w:rPr>
          <w:color w:val="000000" w:themeColor="text1"/>
        </w:rPr>
        <w:t xml:space="preserve">physiological phenotypes of aquatic species provide valuable models to better understand how different groups of mammals </w:t>
      </w:r>
      <w:r w:rsidR="004E44FE" w:rsidRPr="00C83526">
        <w:rPr>
          <w:color w:val="000000" w:themeColor="text1"/>
        </w:rPr>
        <w:t xml:space="preserve">across a wide range of sizes and </w:t>
      </w:r>
      <w:r w:rsidR="0045326C" w:rsidRPr="00C83526">
        <w:rPr>
          <w:color w:val="000000" w:themeColor="text1"/>
        </w:rPr>
        <w:t>from diverse environments maintain metabolic homeostasis.</w:t>
      </w:r>
    </w:p>
    <w:p w14:paraId="7C8F32D0" w14:textId="77777777" w:rsidR="00E72E76" w:rsidRDefault="00E72E76" w:rsidP="00C042D3">
      <w:pPr>
        <w:rPr>
          <w:b/>
          <w:bCs/>
          <w:color w:val="000000" w:themeColor="text1"/>
        </w:rPr>
      </w:pPr>
    </w:p>
    <w:p w14:paraId="1C9D62F4" w14:textId="77777777" w:rsidR="00E72E76" w:rsidRDefault="00E72E76" w:rsidP="00C042D3">
      <w:pPr>
        <w:rPr>
          <w:b/>
          <w:bCs/>
          <w:color w:val="000000" w:themeColor="text1"/>
        </w:rPr>
      </w:pPr>
    </w:p>
    <w:p w14:paraId="5CE9FB30" w14:textId="77777777" w:rsidR="00E72E76" w:rsidRDefault="00E72E76" w:rsidP="00C042D3">
      <w:pPr>
        <w:rPr>
          <w:b/>
          <w:bCs/>
          <w:color w:val="000000" w:themeColor="text1"/>
        </w:rPr>
      </w:pPr>
    </w:p>
    <w:p w14:paraId="17564465" w14:textId="77777777" w:rsidR="00E72E76" w:rsidRDefault="00E72E76" w:rsidP="00C042D3">
      <w:pPr>
        <w:rPr>
          <w:b/>
          <w:bCs/>
          <w:color w:val="000000" w:themeColor="text1"/>
        </w:rPr>
      </w:pPr>
    </w:p>
    <w:p w14:paraId="638A9601" w14:textId="77777777" w:rsidR="008C3F17" w:rsidRDefault="008C3F17">
      <w:pPr>
        <w:rPr>
          <w:b/>
          <w:bCs/>
          <w:color w:val="000000" w:themeColor="text1"/>
        </w:rPr>
      </w:pPr>
      <w:r>
        <w:rPr>
          <w:b/>
          <w:bCs/>
          <w:color w:val="000000" w:themeColor="text1"/>
        </w:rPr>
        <w:br w:type="page"/>
      </w:r>
    </w:p>
    <w:p w14:paraId="56A990DC" w14:textId="77777777" w:rsidR="00807684" w:rsidRPr="00917752" w:rsidRDefault="00807684" w:rsidP="008C3F17">
      <w:pPr>
        <w:spacing w:line="360" w:lineRule="auto"/>
        <w:rPr>
          <w:b/>
          <w:bCs/>
          <w:color w:val="000000" w:themeColor="text1"/>
        </w:rPr>
      </w:pPr>
      <w:r w:rsidRPr="00917752">
        <w:rPr>
          <w:b/>
          <w:bCs/>
          <w:color w:val="000000" w:themeColor="text1"/>
        </w:rPr>
        <w:lastRenderedPageBreak/>
        <w:t>Introduction</w:t>
      </w:r>
    </w:p>
    <w:p w14:paraId="641DBC81" w14:textId="042D8530" w:rsidR="00A40E30" w:rsidRPr="00DF458A" w:rsidRDefault="00A40E30" w:rsidP="00A40E30">
      <w:pPr>
        <w:spacing w:line="360" w:lineRule="auto"/>
        <w:ind w:firstLine="720"/>
        <w:rPr>
          <w:b/>
          <w:bCs/>
          <w:color w:val="000000" w:themeColor="text1"/>
          <w:highlight w:val="yellow"/>
        </w:rPr>
      </w:pPr>
      <w:r w:rsidRPr="00DF458A">
        <w:rPr>
          <w:color w:val="000000" w:themeColor="text1"/>
          <w:highlight w:val="yellow"/>
        </w:rPr>
        <w:t xml:space="preserve">Basal metabolic rate (BMR) is a fundamental metric in comparative physiology that describes a standardized unit of energy flow which can be used to compare the baseline energetic requirements of organisms and understand how changes in an organism’s environment affect its  metabolism </w:t>
      </w:r>
      <w:r w:rsidRPr="00DF458A">
        <w:rPr>
          <w:color w:val="000000" w:themeColor="text1"/>
          <w:highlight w:val="yellow"/>
        </w:rPr>
        <w:fldChar w:fldCharType="begin"/>
      </w:r>
      <w:r w:rsidRPr="00DF458A">
        <w:rPr>
          <w:color w:val="000000" w:themeColor="text1"/>
          <w:highlight w:val="yellow"/>
        </w:rPr>
        <w:instrText xml:space="preserve"> ADDIN EN.CITE &lt;EndNote&gt;&lt;Cite&gt;&lt;Author&gt;Kleiber&lt;/Author&gt;&lt;Year&gt;1961&lt;/Year&gt;&lt;RecNum&gt;458&lt;/RecNum&gt;&lt;DisplayText&gt;(Kleiber, 1961)&lt;/DisplayText&gt;&lt;record&gt;&lt;rec-number&gt;458&lt;/rec-number&gt;&lt;foreign-keys&gt;&lt;key app="EN" db-id="xx5rvz2rypad0ferrdnp9avueprfsdrvarez" timestamp="1569855939"&gt;458&lt;/key&gt;&lt;/foreign-keys&gt;&lt;ref-type name="Book"&gt;6&lt;/ref-type&gt;&lt;contributors&gt;&lt;authors&gt;&lt;author&gt;Kleiber, M. &lt;/author&gt;&lt;/authors&gt;&lt;/contributors&gt;&lt;titles&gt;&lt;title&gt;The Fire of Life: An Introduction to Animal Energetics&lt;/title&gt;&lt;/titles&gt;&lt;dates&gt;&lt;year&gt;1961&lt;/year&gt;&lt;/dates&gt;&lt;pub-location&gt;New York&lt;/pub-location&gt;&lt;publisher&gt;Wiley&lt;/publisher&gt;&lt;urls&gt;&lt;/urls&gt;&lt;/record&gt;&lt;/Cite&gt;&lt;/EndNote&gt;</w:instrText>
      </w:r>
      <w:r w:rsidRPr="00DF458A">
        <w:rPr>
          <w:color w:val="000000" w:themeColor="text1"/>
          <w:highlight w:val="yellow"/>
        </w:rPr>
        <w:fldChar w:fldCharType="separate"/>
      </w:r>
      <w:r w:rsidRPr="00DF458A">
        <w:rPr>
          <w:noProof/>
          <w:color w:val="000000" w:themeColor="text1"/>
          <w:highlight w:val="yellow"/>
        </w:rPr>
        <w:t>(Kleiber, 1961)</w:t>
      </w:r>
      <w:r w:rsidRPr="00DF458A">
        <w:rPr>
          <w:color w:val="000000" w:themeColor="text1"/>
          <w:highlight w:val="yellow"/>
        </w:rPr>
        <w:fldChar w:fldCharType="end"/>
      </w:r>
      <w:r w:rsidRPr="00DF458A">
        <w:rPr>
          <w:color w:val="000000" w:themeColor="text1"/>
          <w:highlight w:val="yellow"/>
        </w:rPr>
        <w:t>. It is well known that BMR scales with body mass (</w:t>
      </w:r>
      <w:r w:rsidRPr="00DF458A">
        <w:rPr>
          <w:i/>
          <w:iCs/>
          <w:color w:val="000000" w:themeColor="text1"/>
          <w:highlight w:val="yellow"/>
        </w:rPr>
        <w:t>M</w:t>
      </w:r>
      <w:r w:rsidRPr="00DF458A">
        <w:rPr>
          <w:color w:val="000000" w:themeColor="text1"/>
          <w:highlight w:val="yellow"/>
        </w:rPr>
        <w:t xml:space="preserve">) as </w:t>
      </w:r>
      <w:r w:rsidRPr="00DF458A">
        <w:rPr>
          <w:i/>
          <w:iCs/>
          <w:color w:val="000000" w:themeColor="text1"/>
          <w:highlight w:val="yellow"/>
        </w:rPr>
        <w:t xml:space="preserve">BMR = </w:t>
      </w:r>
      <w:proofErr w:type="spellStart"/>
      <w:r w:rsidRPr="00DF458A">
        <w:rPr>
          <w:i/>
          <w:iCs/>
          <w:color w:val="000000" w:themeColor="text1"/>
          <w:highlight w:val="yellow"/>
        </w:rPr>
        <w:t>cM</w:t>
      </w:r>
      <w:r w:rsidRPr="00DF458A">
        <w:rPr>
          <w:i/>
          <w:iCs/>
          <w:color w:val="000000" w:themeColor="text1"/>
          <w:highlight w:val="yellow"/>
          <w:vertAlign w:val="superscript"/>
        </w:rPr>
        <w:t>n</w:t>
      </w:r>
      <w:proofErr w:type="spellEnd"/>
      <w:r w:rsidRPr="00DF458A">
        <w:rPr>
          <w:color w:val="000000" w:themeColor="text1"/>
          <w:highlight w:val="yellow"/>
        </w:rPr>
        <w:t xml:space="preserve"> , where </w:t>
      </w:r>
      <w:r w:rsidRPr="00DF458A">
        <w:rPr>
          <w:i/>
          <w:iCs/>
          <w:color w:val="000000" w:themeColor="text1"/>
          <w:highlight w:val="yellow"/>
        </w:rPr>
        <w:t>n</w:t>
      </w:r>
      <w:r w:rsidRPr="00DF458A">
        <w:rPr>
          <w:color w:val="000000" w:themeColor="text1"/>
          <w:highlight w:val="yellow"/>
        </w:rPr>
        <w:t xml:space="preserve"> is the allometric mass-exponent, and </w:t>
      </w:r>
      <w:r w:rsidRPr="00DF458A">
        <w:rPr>
          <w:i/>
          <w:iCs/>
          <w:color w:val="000000" w:themeColor="text1"/>
          <w:highlight w:val="yellow"/>
        </w:rPr>
        <w:t>c</w:t>
      </w:r>
      <w:r w:rsidRPr="00DF458A">
        <w:rPr>
          <w:color w:val="000000" w:themeColor="text1"/>
          <w:highlight w:val="yellow"/>
        </w:rPr>
        <w:t xml:space="preserve"> a constant. There continues to be considerable controversy over the value of the allometric mass-exponent </w:t>
      </w:r>
      <w:r w:rsidRPr="00DF458A">
        <w:rPr>
          <w:color w:val="000000" w:themeColor="text1"/>
          <w:highlight w:val="yellow"/>
        </w:rPr>
        <w:fldChar w:fldCharType="begin">
          <w:fldData xml:space="preserve">PEVuZE5vdGU+PENpdGU+PEF1dGhvcj5SdWJuZXI8L0F1dGhvcj48WWVhcj4xODY1PC9ZZWFyPjxS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</w:fldData>
        </w:fldChar>
      </w:r>
      <w:r w:rsidRPr="00DF458A">
        <w:rPr>
          <w:color w:val="000000" w:themeColor="text1"/>
          <w:highlight w:val="yellow"/>
        </w:rPr>
        <w:instrText xml:space="preserve"> ADDIN EN.CITE </w:instrText>
      </w:r>
      <w:r w:rsidRPr="00DF458A">
        <w:rPr>
          <w:color w:val="000000" w:themeColor="text1"/>
          <w:highlight w:val="yellow"/>
        </w:rPr>
        <w:fldChar w:fldCharType="begin">
          <w:fldData xml:space="preserve">PEVuZE5vdGU+PENpdGU+PEF1dGhvcj5SdWJuZXI8L0F1dGhvcj48WWVhcj4xODY1PC9ZZWFyPjxS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</w:fldData>
        </w:fldChar>
      </w:r>
      <w:r w:rsidRPr="00DF458A">
        <w:rPr>
          <w:color w:val="000000" w:themeColor="text1"/>
          <w:highlight w:val="yellow"/>
        </w:rPr>
        <w:instrText xml:space="preserve"> ADDIN EN.CITE.DATA </w:instrText>
      </w:r>
      <w:r w:rsidRPr="00DF458A">
        <w:rPr>
          <w:color w:val="000000" w:themeColor="text1"/>
          <w:highlight w:val="yellow"/>
        </w:rPr>
      </w:r>
      <w:r w:rsidRPr="00DF458A">
        <w:rPr>
          <w:color w:val="000000" w:themeColor="text1"/>
          <w:highlight w:val="yellow"/>
        </w:rPr>
        <w:fldChar w:fldCharType="end"/>
      </w:r>
      <w:r w:rsidRPr="00DF458A">
        <w:rPr>
          <w:color w:val="000000" w:themeColor="text1"/>
          <w:highlight w:val="yellow"/>
        </w:rPr>
      </w:r>
      <w:r w:rsidRPr="00DF458A">
        <w:rPr>
          <w:color w:val="000000" w:themeColor="text1"/>
          <w:highlight w:val="yellow"/>
        </w:rPr>
        <w:fldChar w:fldCharType="separate"/>
      </w:r>
      <w:r w:rsidRPr="00DF458A">
        <w:rPr>
          <w:noProof/>
          <w:color w:val="000000" w:themeColor="text1"/>
          <w:highlight w:val="yellow"/>
        </w:rPr>
        <w:t>(Benedict and Ritzman, 1935; Darveau et al., 2002; Kleiber, 1947; Rubner, 1865; West et al., 2002; White, 2010)</w:t>
      </w:r>
      <w:r w:rsidRPr="00DF458A">
        <w:rPr>
          <w:color w:val="000000" w:themeColor="text1"/>
          <w:highlight w:val="yellow"/>
        </w:rPr>
        <w:fldChar w:fldCharType="end"/>
      </w:r>
      <w:r w:rsidRPr="00DF458A">
        <w:rPr>
          <w:color w:val="000000" w:themeColor="text1"/>
          <w:highlight w:val="yellow"/>
        </w:rPr>
        <w:t xml:space="preserve">, but values between 0.67 to 0.75 have been the most commonly cited, and a number of theoretical models have been developed to justify their existence </w:t>
      </w:r>
      <w:r w:rsidRPr="00DF458A">
        <w:rPr>
          <w:color w:val="000000" w:themeColor="text1"/>
          <w:highlight w:val="yellow"/>
        </w:rPr>
        <w:fldChar w:fldCharType="begin">
          <w:fldData xml:space="preserve">PEVuZE5vdGU+PENpdGU+PEF1dGhvcj5EYXJ2ZWF1PC9BdXRob3I+PFllYXI+MjAwMjwvWWVhcj48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</w:fldData>
        </w:fldChar>
      </w:r>
      <w:r w:rsidRPr="00DF458A">
        <w:rPr>
          <w:color w:val="000000" w:themeColor="text1"/>
          <w:highlight w:val="yellow"/>
        </w:rPr>
        <w:instrText xml:space="preserve"> ADDIN EN.CITE </w:instrText>
      </w:r>
      <w:r w:rsidRPr="00DF458A">
        <w:rPr>
          <w:color w:val="000000" w:themeColor="text1"/>
          <w:highlight w:val="yellow"/>
        </w:rPr>
        <w:fldChar w:fldCharType="begin">
          <w:fldData xml:space="preserve">PEVuZE5vdGU+PENpdGU+PEF1dGhvcj5EYXJ2ZWF1PC9BdXRob3I+PFllYXI+MjAwMjwvWWVhcj48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</w:fldData>
        </w:fldChar>
      </w:r>
      <w:r w:rsidRPr="00DF458A">
        <w:rPr>
          <w:color w:val="000000" w:themeColor="text1"/>
          <w:highlight w:val="yellow"/>
        </w:rPr>
        <w:instrText xml:space="preserve"> ADDIN EN.CITE.DATA </w:instrText>
      </w:r>
      <w:r w:rsidRPr="00DF458A">
        <w:rPr>
          <w:color w:val="000000" w:themeColor="text1"/>
          <w:highlight w:val="yellow"/>
        </w:rPr>
      </w:r>
      <w:r w:rsidRPr="00DF458A">
        <w:rPr>
          <w:color w:val="000000" w:themeColor="text1"/>
          <w:highlight w:val="yellow"/>
        </w:rPr>
        <w:fldChar w:fldCharType="end"/>
      </w:r>
      <w:r w:rsidRPr="00DF458A">
        <w:rPr>
          <w:color w:val="000000" w:themeColor="text1"/>
          <w:highlight w:val="yellow"/>
        </w:rPr>
      </w:r>
      <w:r w:rsidRPr="00DF458A">
        <w:rPr>
          <w:color w:val="000000" w:themeColor="text1"/>
          <w:highlight w:val="yellow"/>
        </w:rPr>
        <w:fldChar w:fldCharType="separate"/>
      </w:r>
      <w:r w:rsidRPr="00DF458A">
        <w:rPr>
          <w:noProof/>
          <w:color w:val="000000" w:themeColor="text1"/>
          <w:highlight w:val="yellow"/>
        </w:rPr>
        <w:t>(Darveau et al., 2002; West et al., 1997; West et al., 2002; White and Seymour, 2003)</w:t>
      </w:r>
      <w:r w:rsidRPr="00DF458A">
        <w:rPr>
          <w:color w:val="000000" w:themeColor="text1"/>
          <w:highlight w:val="yellow"/>
        </w:rPr>
        <w:fldChar w:fldCharType="end"/>
      </w:r>
      <w:r w:rsidRPr="00DF458A">
        <w:rPr>
          <w:color w:val="000000" w:themeColor="text1"/>
          <w:highlight w:val="yellow"/>
        </w:rPr>
        <w:t xml:space="preserve">. However, there are also studies that argue there is no single universal mass-exponent that encompasses all species </w:t>
      </w:r>
      <w:r w:rsidRPr="00DF458A">
        <w:rPr>
          <w:color w:val="000000" w:themeColor="text1"/>
          <w:highlight w:val="yellow"/>
        </w:rPr>
        <w:fldChar w:fldCharType="begin">
          <w:fldData xml:space="preserve">PEVuZE5vdGU+PENpdGU+PEF1dGhvcj5EYXJ2ZWF1PC9BdXRob3I+PFllYXI+MjAwMjwvWWVhcj48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</w:fldData>
        </w:fldChar>
      </w:r>
      <w:r w:rsidRPr="00DF458A">
        <w:rPr>
          <w:color w:val="000000" w:themeColor="text1"/>
          <w:highlight w:val="yellow"/>
        </w:rPr>
        <w:instrText xml:space="preserve"> ADDIN EN.CITE </w:instrText>
      </w:r>
      <w:r w:rsidRPr="00DF458A">
        <w:rPr>
          <w:color w:val="000000" w:themeColor="text1"/>
          <w:highlight w:val="yellow"/>
        </w:rPr>
        <w:fldChar w:fldCharType="begin">
          <w:fldData xml:space="preserve">PEVuZE5vdGU+PENpdGU+PEF1dGhvcj5EYXJ2ZWF1PC9BdXRob3I+PFllYXI+MjAwMjwvWWVhcj48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</w:fldData>
        </w:fldChar>
      </w:r>
      <w:r w:rsidRPr="00DF458A">
        <w:rPr>
          <w:color w:val="000000" w:themeColor="text1"/>
          <w:highlight w:val="yellow"/>
        </w:rPr>
        <w:instrText xml:space="preserve"> ADDIN EN.CITE.DATA </w:instrText>
      </w:r>
      <w:r w:rsidRPr="00DF458A">
        <w:rPr>
          <w:color w:val="000000" w:themeColor="text1"/>
          <w:highlight w:val="yellow"/>
        </w:rPr>
      </w:r>
      <w:r w:rsidRPr="00DF458A">
        <w:rPr>
          <w:color w:val="000000" w:themeColor="text1"/>
          <w:highlight w:val="yellow"/>
        </w:rPr>
        <w:fldChar w:fldCharType="end"/>
      </w:r>
      <w:r w:rsidRPr="00DF458A">
        <w:rPr>
          <w:color w:val="000000" w:themeColor="text1"/>
          <w:highlight w:val="yellow"/>
        </w:rPr>
      </w:r>
      <w:r w:rsidRPr="00DF458A">
        <w:rPr>
          <w:color w:val="000000" w:themeColor="text1"/>
          <w:highlight w:val="yellow"/>
        </w:rPr>
        <w:fldChar w:fldCharType="separate"/>
      </w:r>
      <w:r w:rsidRPr="00DF458A">
        <w:rPr>
          <w:noProof/>
          <w:color w:val="000000" w:themeColor="text1"/>
          <w:highlight w:val="yellow"/>
        </w:rPr>
        <w:t>(Darveau et al., 2002; Kolokotrones et al., 2010; White, 2010)</w:t>
      </w:r>
      <w:r w:rsidRPr="00DF458A">
        <w:rPr>
          <w:color w:val="000000" w:themeColor="text1"/>
          <w:highlight w:val="yellow"/>
        </w:rPr>
        <w:fldChar w:fldCharType="end"/>
      </w:r>
      <w:r w:rsidRPr="00DF458A">
        <w:rPr>
          <w:color w:val="000000" w:themeColor="text1"/>
          <w:highlight w:val="yellow"/>
        </w:rPr>
        <w:t xml:space="preserve">, or that diet, ambient temperature and phylogeny may alter the relationship between body mass and BMR, thereby increasing variability of measured mass-exponents </w:t>
      </w:r>
      <w:r w:rsidRPr="00DF458A">
        <w:rPr>
          <w:color w:val="000000" w:themeColor="text1"/>
          <w:highlight w:val="yellow"/>
        </w:rPr>
        <w:fldChar w:fldCharType="begin">
          <w:fldData xml:space="preserve">PEVuZE5vdGU+PENpdGU+PEF1dGhvcj5VcGhhbTwvQXV0aG9yPjxZZWFyPjIwMTk8L1llYXI+PFJl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=
</w:fldData>
        </w:fldChar>
      </w:r>
      <w:r w:rsidRPr="00DF458A">
        <w:rPr>
          <w:color w:val="000000" w:themeColor="text1"/>
          <w:highlight w:val="yellow"/>
        </w:rPr>
        <w:instrText xml:space="preserve"> ADDIN EN.CITE </w:instrText>
      </w:r>
      <w:r w:rsidRPr="00DF458A">
        <w:rPr>
          <w:color w:val="000000" w:themeColor="text1"/>
          <w:highlight w:val="yellow"/>
        </w:rPr>
        <w:fldChar w:fldCharType="begin">
          <w:fldData xml:space="preserve">PEVuZE5vdGU+PENpdGU+PEF1dGhvcj5VcGhhbTwvQXV0aG9yPjxZZWFyPjIwMTk8L1llYXI+PFJl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=
</w:fldData>
        </w:fldChar>
      </w:r>
      <w:r w:rsidRPr="00DF458A">
        <w:rPr>
          <w:color w:val="000000" w:themeColor="text1"/>
          <w:highlight w:val="yellow"/>
        </w:rPr>
        <w:instrText xml:space="preserve"> ADDIN EN.CITE.DATA </w:instrText>
      </w:r>
      <w:r w:rsidRPr="00DF458A">
        <w:rPr>
          <w:color w:val="000000" w:themeColor="text1"/>
          <w:highlight w:val="yellow"/>
        </w:rPr>
      </w:r>
      <w:r w:rsidRPr="00DF458A">
        <w:rPr>
          <w:color w:val="000000" w:themeColor="text1"/>
          <w:highlight w:val="yellow"/>
        </w:rPr>
        <w:fldChar w:fldCharType="end"/>
      </w:r>
      <w:r w:rsidRPr="00DF458A">
        <w:rPr>
          <w:color w:val="000000" w:themeColor="text1"/>
          <w:highlight w:val="yellow"/>
        </w:rPr>
      </w:r>
      <w:r w:rsidRPr="00DF458A">
        <w:rPr>
          <w:color w:val="000000" w:themeColor="text1"/>
          <w:highlight w:val="yellow"/>
        </w:rPr>
        <w:fldChar w:fldCharType="separate"/>
      </w:r>
      <w:r w:rsidRPr="00DF458A">
        <w:rPr>
          <w:noProof/>
          <w:color w:val="000000" w:themeColor="text1"/>
          <w:highlight w:val="yellow"/>
        </w:rPr>
        <w:t>(McNab, 1988, 2008; Naya et al., 2018; Upham et al., 2019)</w:t>
      </w:r>
      <w:r w:rsidRPr="00DF458A">
        <w:rPr>
          <w:color w:val="000000" w:themeColor="text1"/>
          <w:highlight w:val="yellow"/>
        </w:rPr>
        <w:fldChar w:fldCharType="end"/>
      </w:r>
      <w:r w:rsidRPr="00DF458A">
        <w:rPr>
          <w:color w:val="000000" w:themeColor="text1"/>
          <w:highlight w:val="yellow"/>
        </w:rPr>
        <w:t xml:space="preserve">. </w:t>
      </w:r>
    </w:p>
    <w:p w14:paraId="63D59154" w14:textId="40BF75FF" w:rsidR="00A40E30" w:rsidRPr="00DF458A" w:rsidRDefault="00A40E30" w:rsidP="00A40E30">
      <w:pPr>
        <w:spacing w:line="360" w:lineRule="auto"/>
        <w:ind w:firstLine="720"/>
        <w:rPr>
          <w:color w:val="000000" w:themeColor="text1"/>
          <w:highlight w:val="yellow"/>
        </w:rPr>
      </w:pPr>
      <w:commentRangeStart w:id="1"/>
      <w:r w:rsidRPr="00DF458A">
        <w:rPr>
          <w:color w:val="000000" w:themeColor="text1"/>
          <w:highlight w:val="yellow"/>
        </w:rPr>
        <w:t xml:space="preserve">A number of studies have measured BMR in marine mammals and concluded that these semi- and fully aquatic species have higher metabolic requirements than terrestrial mammals </w:t>
      </w:r>
      <w:r w:rsidRPr="00DF458A">
        <w:rPr>
          <w:color w:val="000000" w:themeColor="text1"/>
          <w:highlight w:val="yellow"/>
        </w:rPr>
        <w:fldChar w:fldCharType="begin">
          <w:fldData xml:space="preserve">PEVuZE5vdGU+PENpdGU+PEF1dGhvcj5JcnZpbmc8L0F1dGhvcj48WWVhcj4xOTQxPC9ZZWFyPjxS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</w:fldData>
        </w:fldChar>
      </w:r>
      <w:r w:rsidRPr="00DF458A">
        <w:rPr>
          <w:color w:val="000000" w:themeColor="text1"/>
          <w:highlight w:val="yellow"/>
        </w:rPr>
        <w:instrText xml:space="preserve"> ADDIN EN.CITE </w:instrText>
      </w:r>
      <w:r w:rsidRPr="00DF458A">
        <w:rPr>
          <w:color w:val="000000" w:themeColor="text1"/>
          <w:highlight w:val="yellow"/>
        </w:rPr>
        <w:fldChar w:fldCharType="begin">
          <w:fldData xml:space="preserve">PEVuZE5vdGU+PENpdGU+PEF1dGhvcj5JcnZpbmc8L0F1dGhvcj48WWVhcj4xOTQxPC9ZZWFyPjxS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</w:fldData>
        </w:fldChar>
      </w:r>
      <w:r w:rsidRPr="00DF458A">
        <w:rPr>
          <w:color w:val="000000" w:themeColor="text1"/>
          <w:highlight w:val="yellow"/>
        </w:rPr>
        <w:instrText xml:space="preserve"> ADDIN EN.CITE.DATA </w:instrText>
      </w:r>
      <w:r w:rsidRPr="00DF458A">
        <w:rPr>
          <w:color w:val="000000" w:themeColor="text1"/>
          <w:highlight w:val="yellow"/>
        </w:rPr>
      </w:r>
      <w:r w:rsidRPr="00DF458A">
        <w:rPr>
          <w:color w:val="000000" w:themeColor="text1"/>
          <w:highlight w:val="yellow"/>
        </w:rPr>
        <w:fldChar w:fldCharType="end"/>
      </w:r>
      <w:r w:rsidRPr="00DF458A">
        <w:rPr>
          <w:color w:val="000000" w:themeColor="text1"/>
          <w:highlight w:val="yellow"/>
        </w:rPr>
      </w:r>
      <w:r w:rsidRPr="00DF458A">
        <w:rPr>
          <w:color w:val="000000" w:themeColor="text1"/>
          <w:highlight w:val="yellow"/>
        </w:rPr>
        <w:fldChar w:fldCharType="separate"/>
      </w:r>
      <w:r w:rsidRPr="00DF458A">
        <w:rPr>
          <w:noProof/>
          <w:color w:val="000000" w:themeColor="text1"/>
          <w:highlight w:val="yellow"/>
        </w:rPr>
        <w:t>(Hart et al., 1959; Irving and Hart, 1957; Irving et al., 1941; Irving et al., 1935; Kanwisher and Sundness, 1965; Kanwisher and Ridgway, 1983; Scholander, 1940; Scholander et al., 1942; Scholander et al., 1950; Sergeant, 1973; Snyder, 1983; South et al., 1976; Williams et al., 2001)</w:t>
      </w:r>
      <w:r w:rsidRPr="00DF458A">
        <w:rPr>
          <w:color w:val="000000" w:themeColor="text1"/>
          <w:highlight w:val="yellow"/>
        </w:rPr>
        <w:fldChar w:fldCharType="end"/>
      </w:r>
      <w:commentRangeEnd w:id="1"/>
      <w:r w:rsidRPr="00DF458A">
        <w:rPr>
          <w:rStyle w:val="CommentReference"/>
          <w:rFonts w:asciiTheme="minorHAnsi" w:eastAsiaTheme="minorEastAsia" w:hAnsiTheme="minorHAnsi" w:cstheme="minorBidi"/>
          <w:highlight w:val="yellow"/>
          <w:lang w:val="en-US" w:eastAsia="zh-CN"/>
        </w:rPr>
        <w:commentReference w:id="1"/>
      </w:r>
      <w:r w:rsidRPr="00DF458A">
        <w:rPr>
          <w:color w:val="000000" w:themeColor="text1"/>
          <w:highlight w:val="yellow"/>
        </w:rPr>
        <w:t xml:space="preserve">. However, several studies have opposed this view and presented data that suggest the BMR of marine mammals is not elevated </w:t>
      </w:r>
      <w:r w:rsidRPr="00DF458A">
        <w:rPr>
          <w:color w:val="000000" w:themeColor="text1"/>
          <w:highlight w:val="yellow"/>
        </w:rPr>
        <w:fldChar w:fldCharType="begin">
          <w:fldData xml:space="preserve">PEVuZE5vdGU+PENpdGU+PEF1dGhvcj5MYXZpZ25lPC9BdXRob3I+PFllYXI+MTk4NjwvWWVhcj48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==
</w:fldData>
        </w:fldChar>
      </w:r>
      <w:r w:rsidRPr="00DF458A">
        <w:rPr>
          <w:color w:val="000000" w:themeColor="text1"/>
          <w:highlight w:val="yellow"/>
        </w:rPr>
        <w:instrText xml:space="preserve"> ADDIN EN.CITE </w:instrText>
      </w:r>
      <w:r w:rsidRPr="00DF458A">
        <w:rPr>
          <w:color w:val="000000" w:themeColor="text1"/>
          <w:highlight w:val="yellow"/>
        </w:rPr>
        <w:fldChar w:fldCharType="begin">
          <w:fldData xml:space="preserve">PEVuZE5vdGU+PENpdGU+PEF1dGhvcj5MYXZpZ25lPC9BdXRob3I+PFllYXI+MTk4NjwvWWVhcj48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==
</w:fldData>
        </w:fldChar>
      </w:r>
      <w:r w:rsidRPr="00DF458A">
        <w:rPr>
          <w:color w:val="000000" w:themeColor="text1"/>
          <w:highlight w:val="yellow"/>
        </w:rPr>
        <w:instrText xml:space="preserve"> ADDIN EN.CITE.DATA </w:instrText>
      </w:r>
      <w:r w:rsidRPr="00DF458A">
        <w:rPr>
          <w:color w:val="000000" w:themeColor="text1"/>
          <w:highlight w:val="yellow"/>
        </w:rPr>
      </w:r>
      <w:r w:rsidRPr="00DF458A">
        <w:rPr>
          <w:color w:val="000000" w:themeColor="text1"/>
          <w:highlight w:val="yellow"/>
        </w:rPr>
        <w:fldChar w:fldCharType="end"/>
      </w:r>
      <w:r w:rsidRPr="00DF458A">
        <w:rPr>
          <w:color w:val="000000" w:themeColor="text1"/>
          <w:highlight w:val="yellow"/>
        </w:rPr>
      </w:r>
      <w:r w:rsidRPr="00DF458A">
        <w:rPr>
          <w:color w:val="000000" w:themeColor="text1"/>
          <w:highlight w:val="yellow"/>
        </w:rPr>
        <w:fldChar w:fldCharType="separate"/>
      </w:r>
      <w:r w:rsidRPr="00DF458A">
        <w:rPr>
          <w:noProof/>
          <w:color w:val="000000" w:themeColor="text1"/>
          <w:highlight w:val="yellow"/>
        </w:rPr>
        <w:t>(Gallivan and Ronald, 1979; Lavigne et al., 1986; Pedersen et al., 2020; Rosen and Trites, 2013; Schmitz and Lavigne, 1984; Worthy et al., 2013)</w:t>
      </w:r>
      <w:r w:rsidRPr="00DF458A">
        <w:rPr>
          <w:color w:val="000000" w:themeColor="text1"/>
          <w:highlight w:val="yellow"/>
        </w:rPr>
        <w:fldChar w:fldCharType="end"/>
      </w:r>
      <w:r w:rsidRPr="00DF458A">
        <w:rPr>
          <w:color w:val="000000" w:themeColor="text1"/>
          <w:highlight w:val="yellow"/>
        </w:rPr>
        <w:t>. There are a number of potential reasons for this discrepancy.</w:t>
      </w:r>
      <w:commentRangeStart w:id="2"/>
      <w:r w:rsidRPr="00DF458A">
        <w:rPr>
          <w:color w:val="000000" w:themeColor="text1"/>
          <w:highlight w:val="yellow"/>
        </w:rPr>
        <w:t xml:space="preserve"> First, BMR is a standardized unit defined under strict conditions to allow for accurate comparisons between species. For example, BMR should be measured in an organism’s thermoneutral zone (TNZ), but a TNZ has not been determined for many marine species </w:t>
      </w:r>
      <w:r w:rsidRPr="00DF458A">
        <w:rPr>
          <w:color w:val="000000" w:themeColor="text1"/>
          <w:highlight w:val="yellow"/>
        </w:rPr>
        <w:fldChar w:fldCharType="begin"/>
      </w:r>
      <w:r w:rsidRPr="00DF458A">
        <w:rPr>
          <w:color w:val="000000" w:themeColor="text1"/>
          <w:highlight w:val="yellow"/>
        </w:rPr>
        <w:instrText xml:space="preserve"> ADDIN EN.CITE &lt;EndNote&gt;&lt;Cite&gt;&lt;Author&gt;Rosen&lt;/Author&gt;&lt;Year&gt;2014&lt;/Year&gt;&lt;RecNum&gt;3782&lt;/RecNum&gt;&lt;DisplayText&gt;(Rosen and Trites, 2014)&lt;/DisplayText&gt;&lt;record&gt;&lt;rec-number&gt;3782&lt;/rec-number&gt;&lt;foreign-keys&gt;&lt;key app="EN" db-id="xx5rvz2rypad0ferrdnp9avueprfsdrvarez" timestamp="1629242406"&gt;3782&lt;/key&gt;&lt;/foreign-keys&gt;&lt;ref-type name="Journal Article"&gt;17&lt;/ref-type&gt;&lt;contributors&gt;&lt;authors&gt;&lt;author&gt;Rosen, David A. S.&lt;/author&gt;&lt;author&gt;Trites, Andrew W.&lt;/author&gt;&lt;/authors&gt;&lt;/contributors&gt;&lt;titles&gt;&lt;title&gt;Thermal limits in young northern fur seals, Callorhinus ursinus&lt;/title&gt;&lt;secondary-title&gt;Marine Mammal Science&lt;/secondary-title&gt;&lt;/titles&gt;&lt;periodical&gt;&lt;full-title&gt;Marine Mammal Science&lt;/full-title&gt;&lt;abbr-1&gt;Mar. Mam. Sci.&lt;/abbr-1&gt;&lt;/periodical&gt;&lt;pages&gt;1014-1028&lt;/pages&gt;&lt;volume&gt;30&lt;/volume&gt;&lt;number&gt;3&lt;/number&gt;&lt;keywords&gt;&lt;keyword&gt;northern fur seal&lt;/keyword&gt;&lt;keyword&gt;Callorhinus ursinus&lt;/keyword&gt;&lt;keyword&gt;thermoregulation&lt;/keyword&gt;&lt;keyword&gt;metabolism&lt;/keyword&gt;&lt;keyword&gt;bioenergetics&lt;/keyword&gt;&lt;/keywords&gt;&lt;dates&gt;&lt;year&gt;2014&lt;/year&gt;&lt;pub-dates&gt;&lt;date&gt;2014/07/01&lt;/date&gt;&lt;/pub-dates&gt;&lt;/dates&gt;&lt;publisher&gt;John Wiley &amp;amp; Sons, Ltd&lt;/publisher&gt;&lt;isbn&gt;0824-0469&lt;/isbn&gt;&lt;work-type&gt;https://doi.org/10.1111/mms.12097&lt;/work-type&gt;&lt;urls&gt;&lt;related-urls&gt;&lt;url&gt;https://doi.org/10.1111/mms.12097&lt;/url&gt;&lt;/related-urls&gt;&lt;/urls&gt;&lt;electronic-resource-num&gt;https://doi.org/10.1111/mms.12097&lt;/electronic-resource-num&gt;&lt;access-date&gt;2021/08/17&lt;/access-date&gt;&lt;/record&gt;&lt;/Cite&gt;&lt;/EndNote&gt;</w:instrText>
      </w:r>
      <w:r w:rsidRPr="00DF458A">
        <w:rPr>
          <w:color w:val="000000" w:themeColor="text1"/>
          <w:highlight w:val="yellow"/>
        </w:rPr>
        <w:fldChar w:fldCharType="separate"/>
      </w:r>
      <w:r w:rsidRPr="00DF458A">
        <w:rPr>
          <w:noProof/>
          <w:color w:val="000000" w:themeColor="text1"/>
          <w:highlight w:val="yellow"/>
        </w:rPr>
        <w:t>(Rosen and Trites, 2014)</w:t>
      </w:r>
      <w:r w:rsidRPr="00DF458A">
        <w:rPr>
          <w:color w:val="000000" w:themeColor="text1"/>
          <w:highlight w:val="yellow"/>
        </w:rPr>
        <w:fldChar w:fldCharType="end"/>
      </w:r>
      <w:r w:rsidRPr="00DF458A">
        <w:rPr>
          <w:color w:val="000000" w:themeColor="text1"/>
          <w:highlight w:val="yellow"/>
        </w:rPr>
        <w:t xml:space="preserve">, and it is therefore unclear which studies provide true estimates of BMR. In one study which adhered to the strict conditions for BMR, the authors could not reject the hypothesis that BMR is the same for terrestrial and marine mammals </w:t>
      </w:r>
      <w:r w:rsidRPr="00DF458A">
        <w:rPr>
          <w:color w:val="000000" w:themeColor="text1"/>
          <w:highlight w:val="yellow"/>
        </w:rPr>
        <w:fldChar w:fldCharType="begin"/>
      </w:r>
      <w:r w:rsidRPr="00DF458A">
        <w:rPr>
          <w:color w:val="000000" w:themeColor="text1"/>
          <w:highlight w:val="yellow"/>
        </w:rPr>
        <w:instrText xml:space="preserve"> ADDIN EN.CITE &lt;EndNote&gt;&lt;Cite&gt;&lt;Author&gt;Lavigne&lt;/Author&gt;&lt;Year&gt;1986&lt;/Year&gt;&lt;RecNum&gt;1764&lt;/RecNum&gt;&lt;DisplayText&gt;(Lavigne et al., 1986)&lt;/DisplayText&gt;&lt;record&gt;&lt;rec-number&gt;1764&lt;/rec-number&gt;&lt;foreign-keys&gt;&lt;key app="EN" db-id="xx5rvz2rypad0ferrdnp9avueprfsdrvarez" timestamp="1569855949"&gt;1764&lt;/key&gt;&lt;/foreign-keys&gt;&lt;ref-type name="Journal Article"&gt;17&lt;/ref-type&gt;&lt;contributors&gt;&lt;authors&gt;&lt;author&gt;Lavigne, D.M.&lt;/author&gt;&lt;author&gt;Innes, S.&lt;/author&gt;&lt;author&gt;Worthy, G.A.J.&lt;/author&gt;&lt;author&gt;Kovacs, K.M.&lt;/author&gt;&lt;author&gt;Schmitz, O.J.&lt;/author&gt;&lt;author&gt;Hickie, J.P.&lt;/author&gt;&lt;/authors&gt;&lt;/contributors&gt;&lt;titles&gt;&lt;title&gt;Metabolic rate of seals and whales&lt;/title&gt;&lt;secondary-title&gt;Canadian Journal of Zoology&lt;/secondary-title&gt;&lt;/titles&gt;&lt;periodical&gt;&lt;full-title&gt;Canadian Journal of Zoology&lt;/full-title&gt;&lt;abbr-1&gt;Can. J. Zool.&lt;/abbr-1&gt;&lt;/periodical&gt;&lt;pages&gt;279-284&lt;/pages&gt;&lt;volume&gt;64&lt;/volume&gt;&lt;dates&gt;&lt;year&gt;1986&lt;/year&gt;&lt;/dates&gt;&lt;urls&gt;&lt;/urls&gt;&lt;/record&gt;&lt;/Cite&gt;&lt;/EndNote&gt;</w:instrText>
      </w:r>
      <w:r w:rsidRPr="00DF458A">
        <w:rPr>
          <w:color w:val="000000" w:themeColor="text1"/>
          <w:highlight w:val="yellow"/>
        </w:rPr>
        <w:fldChar w:fldCharType="separate"/>
      </w:r>
      <w:r w:rsidRPr="00DF458A">
        <w:rPr>
          <w:noProof/>
          <w:color w:val="000000" w:themeColor="text1"/>
          <w:highlight w:val="yellow"/>
        </w:rPr>
        <w:t>(Lavigne et al., 1986)</w:t>
      </w:r>
      <w:r w:rsidRPr="00DF458A">
        <w:rPr>
          <w:color w:val="000000" w:themeColor="text1"/>
          <w:highlight w:val="yellow"/>
        </w:rPr>
        <w:fldChar w:fldCharType="end"/>
      </w:r>
      <w:r w:rsidRPr="00DF458A">
        <w:rPr>
          <w:color w:val="000000" w:themeColor="text1"/>
          <w:highlight w:val="yellow"/>
        </w:rPr>
        <w:t xml:space="preserve">. </w:t>
      </w:r>
    </w:p>
    <w:p w14:paraId="13353602" w14:textId="3216E104" w:rsidR="00A40E30" w:rsidRPr="00DF458A" w:rsidRDefault="00A40E30" w:rsidP="00A40E30">
      <w:pPr>
        <w:spacing w:line="360" w:lineRule="auto"/>
        <w:ind w:firstLine="720"/>
        <w:rPr>
          <w:color w:val="000000" w:themeColor="text1"/>
          <w:highlight w:val="yellow"/>
        </w:rPr>
      </w:pPr>
      <w:r w:rsidRPr="00DF458A">
        <w:rPr>
          <w:color w:val="000000" w:themeColor="text1"/>
          <w:highlight w:val="yellow"/>
        </w:rPr>
        <w:lastRenderedPageBreak/>
        <w:t xml:space="preserve">Second, heteroscedasticity, or non-constant variance of regression residuals, could influence analyses of the scaling of BMR. Heteroscedasticity, can be seen in the ‘mouse to elephant’ scatter plot/regression in a number of studies investigating metabolic scaling. For example, Figure 5 in White et al. </w:t>
      </w:r>
      <w:r w:rsidRPr="00DF458A">
        <w:rPr>
          <w:color w:val="000000" w:themeColor="text1"/>
          <w:highlight w:val="yellow"/>
        </w:rPr>
        <w:fldChar w:fldCharType="begin"/>
      </w:r>
      <w:r w:rsidRPr="00DF458A">
        <w:rPr>
          <w:color w:val="000000" w:themeColor="text1"/>
          <w:highlight w:val="yellow"/>
        </w:rPr>
        <w:instrText xml:space="preserve"> ADDIN EN.CITE &lt;EndNote&gt;&lt;Cite&gt;&lt;Author&gt;White&lt;/Author&gt;&lt;Year&gt;2010&lt;/Year&gt;&lt;RecNum&gt;3411&lt;/RecNum&gt;&lt;DisplayText&gt;(White, 2010)&lt;/DisplayText&gt;&lt;record&gt;&lt;rec-number&gt;3411&lt;/rec-number&gt;&lt;foreign-keys&gt;&lt;key app="EN" db-id="xx5rvz2rypad0ferrdnp9avueprfsdrvarez" timestamp="1605343894"&gt;3411&lt;/key&gt;&lt;/foreign-keys&gt;&lt;ref-type name="Journal Article"&gt;17&lt;/ref-type&gt;&lt;contributors&gt;&lt;authors&gt;&lt;author&gt;White, Craig R.&lt;/author&gt;&lt;/authors&gt;&lt;/contributors&gt;&lt;titles&gt;&lt;title&gt;There is no single p&lt;/title&gt;&lt;secondary-title&gt;Nature&lt;/secondary-title&gt;&lt;/titles&gt;&lt;periodical&gt;&lt;full-title&gt;Nature&lt;/full-title&gt;&lt;abbr-1&gt;Nature&lt;/abbr-1&gt;&lt;/periodical&gt;&lt;pages&gt;691-693&lt;/pages&gt;&lt;volume&gt;464&lt;/volume&gt;&lt;number&gt;7289&lt;/number&gt;&lt;dates&gt;&lt;year&gt;2010&lt;/year&gt;&lt;pub-dates&gt;&lt;date&gt;2010/04/01&lt;/date&gt;&lt;/pub-dates&gt;&lt;/dates&gt;&lt;isbn&gt;1476-4687&lt;/isbn&gt;&lt;urls&gt;&lt;related-urls&gt;&lt;url&gt;https://doi.org/10.1038/464691a&lt;/url&gt;&lt;/related-urls&gt;&lt;/urls&gt;&lt;electronic-resource-num&gt;10.1038/464691a&lt;/electronic-resource-num&gt;&lt;/record&gt;&lt;/Cite&gt;&lt;/EndNote&gt;</w:instrText>
      </w:r>
      <w:r w:rsidRPr="00DF458A">
        <w:rPr>
          <w:color w:val="000000" w:themeColor="text1"/>
          <w:highlight w:val="yellow"/>
        </w:rPr>
        <w:fldChar w:fldCharType="separate"/>
      </w:r>
      <w:r w:rsidRPr="00DF458A">
        <w:rPr>
          <w:noProof/>
          <w:color w:val="000000" w:themeColor="text1"/>
          <w:highlight w:val="yellow"/>
        </w:rPr>
        <w:t>(White, 2010)</w:t>
      </w:r>
      <w:r w:rsidRPr="00DF458A">
        <w:rPr>
          <w:color w:val="000000" w:themeColor="text1"/>
          <w:highlight w:val="yellow"/>
        </w:rPr>
        <w:fldChar w:fldCharType="end"/>
      </w:r>
      <w:r w:rsidRPr="00DF458A">
        <w:rPr>
          <w:color w:val="000000" w:themeColor="text1"/>
          <w:highlight w:val="yellow"/>
        </w:rPr>
        <w:t xml:space="preserve"> and Figure 1a in </w:t>
      </w:r>
      <w:proofErr w:type="spellStart"/>
      <w:r w:rsidRPr="00DF458A">
        <w:rPr>
          <w:color w:val="000000" w:themeColor="text1"/>
          <w:highlight w:val="yellow"/>
        </w:rPr>
        <w:t>Kolokotrones</w:t>
      </w:r>
      <w:proofErr w:type="spellEnd"/>
      <w:r w:rsidRPr="00DF458A">
        <w:rPr>
          <w:color w:val="000000" w:themeColor="text1"/>
          <w:highlight w:val="yellow"/>
        </w:rPr>
        <w:t xml:space="preserve"> et al. </w:t>
      </w:r>
      <w:r w:rsidRPr="00DF458A">
        <w:rPr>
          <w:color w:val="000000" w:themeColor="text1"/>
          <w:highlight w:val="yellow"/>
        </w:rPr>
        <w:fldChar w:fldCharType="begin"/>
      </w:r>
      <w:r w:rsidRPr="00DF458A">
        <w:rPr>
          <w:color w:val="000000" w:themeColor="text1"/>
          <w:highlight w:val="yellow"/>
        </w:rPr>
        <w:instrText xml:space="preserve"> ADDIN EN.CITE &lt;EndNote&gt;&lt;Cite ExcludeAuth="1"&gt;&lt;Author&gt;Kolokotrones&lt;/Author&gt;&lt;Year&gt;2010&lt;/Year&gt;&lt;RecNum&gt;3382&lt;/RecNum&gt;&lt;DisplayText&gt;(2010)&lt;/DisplayText&gt;&lt;record&gt;&lt;rec-number&gt;3382&lt;/rec-number&gt;&lt;foreign-keys&gt;&lt;key app="EN" db-id="xx5rvz2rypad0ferrdnp9avueprfsdrvarez" timestamp="1603792930"&gt;3382&lt;/key&gt;&lt;/foreign-keys&gt;&lt;ref-type name="Journal Article"&gt;17&lt;/ref-type&gt;&lt;contributors&gt;&lt;authors&gt;&lt;author&gt;Kolokotrones, Tom&lt;/author&gt;&lt;author&gt;Van, Savage&lt;/author&gt;&lt;author&gt;Deeds, Eric J.&lt;/author&gt;&lt;author&gt;Fontana, Walter&lt;/author&gt;&lt;/authors&gt;&lt;/contributors&gt;&lt;titles&gt;&lt;title&gt;Curvature in metabolic scaling&lt;/title&gt;&lt;secondary-title&gt;Nature&lt;/secondary-title&gt;&lt;/titles&gt;&lt;periodical&gt;&lt;full-title&gt;Nature&lt;/full-title&gt;&lt;abbr-1&gt;Nature&lt;/abbr-1&gt;&lt;/periodical&gt;&lt;pages&gt;753-756&lt;/pages&gt;&lt;volume&gt;464&lt;/volume&gt;&lt;number&gt;7289&lt;/number&gt;&lt;dates&gt;&lt;year&gt;2010&lt;/year&gt;&lt;pub-dates&gt;&lt;date&gt;2010/04/01&lt;/date&gt;&lt;/pub-dates&gt;&lt;/dates&gt;&lt;isbn&gt;1476-4687&lt;/isbn&gt;&lt;urls&gt;&lt;related-urls&gt;&lt;url&gt;https://doi.org/10.1038/nature08920&lt;/url&gt;&lt;/related-urls&gt;&lt;/urls&gt;&lt;electronic-resource-num&gt;10.1038/nature08920&lt;/electronic-resource-num&gt;&lt;/record&gt;&lt;/Cite&gt;&lt;/EndNote&gt;</w:instrText>
      </w:r>
      <w:r w:rsidRPr="00DF458A">
        <w:rPr>
          <w:color w:val="000000" w:themeColor="text1"/>
          <w:highlight w:val="yellow"/>
        </w:rPr>
        <w:fldChar w:fldCharType="separate"/>
      </w:r>
      <w:r w:rsidRPr="00DF458A">
        <w:rPr>
          <w:noProof/>
          <w:color w:val="000000" w:themeColor="text1"/>
          <w:highlight w:val="yellow"/>
        </w:rPr>
        <w:t>(2010)</w:t>
      </w:r>
      <w:r w:rsidRPr="00DF458A">
        <w:rPr>
          <w:color w:val="000000" w:themeColor="text1"/>
          <w:highlight w:val="yellow"/>
        </w:rPr>
        <w:fldChar w:fldCharType="end"/>
      </w:r>
      <w:r w:rsidRPr="00DF458A">
        <w:rPr>
          <w:color w:val="000000" w:themeColor="text1"/>
          <w:highlight w:val="yellow"/>
        </w:rPr>
        <w:t xml:space="preserve"> demonstrates that the best fit regression line underestimates measured BMR for body mass of </w:t>
      </w:r>
      <m:oMath>
        <m:r>
          <w:rPr>
            <w:rFonts w:ascii="Cambria Math" w:hAnsi="Cambria Math"/>
            <w:color w:val="000000" w:themeColor="text1"/>
            <w:highlight w:val="yellow"/>
          </w:rPr>
          <m:t>~</m:t>
        </m:r>
      </m:oMath>
      <w:r w:rsidRPr="00DF458A">
        <w:rPr>
          <w:color w:val="000000" w:themeColor="text1"/>
          <w:highlight w:val="yellow"/>
        </w:rPr>
        <w:t xml:space="preserve">10 kg. Given that all marine mammals are larger than 10 kg, BMR may appear elevated. A past study tried to account for this anomaly by using a quadratic equation to estimate the allometric relationship in terrestrial mammals </w:t>
      </w:r>
      <w:r w:rsidRPr="00DF458A">
        <w:rPr>
          <w:color w:val="000000" w:themeColor="text1"/>
          <w:highlight w:val="yellow"/>
        </w:rPr>
        <w:fldChar w:fldCharType="begin"/>
      </w:r>
      <w:r w:rsidRPr="00DF458A">
        <w:rPr>
          <w:color w:val="000000" w:themeColor="text1"/>
          <w:highlight w:val="yellow"/>
        </w:rPr>
        <w:instrText xml:space="preserve"> ADDIN EN.CITE &lt;EndNote&gt;&lt;Cite&gt;&lt;Author&gt;Kolokotrones&lt;/Author&gt;&lt;Year&gt;2010&lt;/Year&gt;&lt;RecNum&gt;3382&lt;/RecNum&gt;&lt;DisplayText&gt;(Kolokotrones et al., 2010)&lt;/DisplayText&gt;&lt;record&gt;&lt;rec-number&gt;3382&lt;/rec-number&gt;&lt;foreign-keys&gt;&lt;key app="EN" db-id="xx5rvz2rypad0ferrdnp9avueprfsdrvarez" timestamp="1603792930"&gt;3382&lt;/key&gt;&lt;/foreign-keys&gt;&lt;ref-type name="Journal Article"&gt;17&lt;/ref-type&gt;&lt;contributors&gt;&lt;authors&gt;&lt;author&gt;Kolokotrones, Tom&lt;/author&gt;&lt;author&gt;Van, Savage&lt;/author&gt;&lt;author&gt;Deeds, Eric J.&lt;/author&gt;&lt;author&gt;Fontana, Walter&lt;/author&gt;&lt;/authors&gt;&lt;/contributors&gt;&lt;titles&gt;&lt;title&gt;Curvature in metabolic scaling&lt;/title&gt;&lt;secondary-title&gt;Nature&lt;/secondary-title&gt;&lt;/titles&gt;&lt;periodical&gt;&lt;full-title&gt;Nature&lt;/full-title&gt;&lt;abbr-1&gt;Nature&lt;/abbr-1&gt;&lt;/periodical&gt;&lt;pages&gt;753-756&lt;/pages&gt;&lt;volume&gt;464&lt;/volume&gt;&lt;number&gt;7289&lt;/number&gt;&lt;dates&gt;&lt;year&gt;2010&lt;/year&gt;&lt;pub-dates&gt;&lt;date&gt;2010/04/01&lt;/date&gt;&lt;/pub-dates&gt;&lt;/dates&gt;&lt;isbn&gt;1476-4687&lt;/isbn&gt;&lt;urls&gt;&lt;related-urls&gt;&lt;url&gt;https://doi.org/10.1038/nature08920&lt;/url&gt;&lt;/related-urls&gt;&lt;/urls&gt;&lt;electronic-resource-num&gt;10.1038/nature08920&lt;/electronic-resource-num&gt;&lt;/record&gt;&lt;/Cite&gt;&lt;/EndNote&gt;</w:instrText>
      </w:r>
      <w:r w:rsidRPr="00DF458A">
        <w:rPr>
          <w:color w:val="000000" w:themeColor="text1"/>
          <w:highlight w:val="yellow"/>
        </w:rPr>
        <w:fldChar w:fldCharType="separate"/>
      </w:r>
      <w:r w:rsidRPr="00DF458A">
        <w:rPr>
          <w:noProof/>
          <w:color w:val="000000" w:themeColor="text1"/>
          <w:highlight w:val="yellow"/>
        </w:rPr>
        <w:t>(Kolokotrones et al., 2010)</w:t>
      </w:r>
      <w:r w:rsidRPr="00DF458A">
        <w:rPr>
          <w:color w:val="000000" w:themeColor="text1"/>
          <w:highlight w:val="yellow"/>
        </w:rPr>
        <w:fldChar w:fldCharType="end"/>
      </w:r>
      <w:r w:rsidRPr="00DF458A">
        <w:rPr>
          <w:color w:val="000000" w:themeColor="text1"/>
          <w:highlight w:val="yellow"/>
        </w:rPr>
        <w:t xml:space="preserve">. However, the quadratic model becomes isometric for body masses above approximately 700 kg, which suggests that the BMR of a blue whale (190 tonne) would be 388% higher than that estimated from the equation by </w:t>
      </w:r>
      <w:proofErr w:type="spellStart"/>
      <w:r w:rsidRPr="00DF458A">
        <w:rPr>
          <w:color w:val="000000" w:themeColor="text1"/>
          <w:highlight w:val="yellow"/>
        </w:rPr>
        <w:t>Kleiber</w:t>
      </w:r>
      <w:proofErr w:type="spellEnd"/>
      <w:r w:rsidRPr="00DF458A">
        <w:rPr>
          <w:color w:val="000000" w:themeColor="text1"/>
          <w:highlight w:val="yellow"/>
        </w:rPr>
        <w:t xml:space="preserve">. </w:t>
      </w:r>
      <w:commentRangeStart w:id="3"/>
      <w:commentRangeEnd w:id="3"/>
      <w:r w:rsidRPr="00DF458A">
        <w:rPr>
          <w:rStyle w:val="CommentReference"/>
          <w:rFonts w:asciiTheme="minorHAnsi" w:eastAsiaTheme="minorEastAsia" w:hAnsiTheme="minorHAnsi" w:cstheme="minorBidi"/>
          <w:highlight w:val="yellow"/>
          <w:lang w:val="en-US" w:eastAsia="zh-CN"/>
        </w:rPr>
        <w:commentReference w:id="3"/>
      </w:r>
      <w:commentRangeEnd w:id="2"/>
      <w:r w:rsidRPr="00DF458A">
        <w:rPr>
          <w:rStyle w:val="CommentReference"/>
          <w:rFonts w:asciiTheme="minorHAnsi" w:eastAsiaTheme="minorEastAsia" w:hAnsiTheme="minorHAnsi" w:cstheme="minorBidi"/>
          <w:highlight w:val="yellow"/>
          <w:lang w:val="en-US" w:eastAsia="zh-CN"/>
        </w:rPr>
        <w:commentReference w:id="2"/>
      </w:r>
    </w:p>
    <w:p w14:paraId="456CBE1B" w14:textId="23DFE3B4" w:rsidR="00EC59F7" w:rsidRPr="00D73F91" w:rsidRDefault="00A40E30" w:rsidP="00AB5AD8">
      <w:pPr>
        <w:spacing w:line="360" w:lineRule="auto"/>
        <w:ind w:firstLine="720"/>
        <w:rPr>
          <w:color w:val="000000" w:themeColor="text1"/>
        </w:rPr>
      </w:pPr>
      <w:r w:rsidRPr="00DF458A">
        <w:rPr>
          <w:color w:val="000000" w:themeColor="text1"/>
          <w:highlight w:val="yellow"/>
        </w:rPr>
        <w:t xml:space="preserve">We address this issue with a robust analysis of one of the largest datasets assembled on BMR in mammals that includes phylogenetic information to account for species relatedness. We hypothesized that if BMR differs between terrestrial and marine (or aquatic) mammals, the delivery of </w:t>
      </w:r>
      <w:r w:rsidRPr="00DF458A">
        <w:rPr>
          <w:color w:val="000000"/>
          <w:highlight w:val="yellow"/>
        </w:rPr>
        <w:t>O</w:t>
      </w:r>
      <w:r w:rsidRPr="00DF458A">
        <w:rPr>
          <w:color w:val="000000"/>
          <w:highlight w:val="yellow"/>
          <w:vertAlign w:val="subscript"/>
        </w:rPr>
        <w:t>2</w:t>
      </w:r>
      <w:r w:rsidRPr="00DF458A">
        <w:rPr>
          <w:color w:val="000000" w:themeColor="text1"/>
          <w:highlight w:val="yellow"/>
        </w:rPr>
        <w:t xml:space="preserve"> should scale similarly for minute ventilation and cardiac output, the products of </w:t>
      </w:r>
      <w:r w:rsidRPr="00DF458A">
        <w:rPr>
          <w:i/>
          <w:iCs/>
          <w:color w:val="000000" w:themeColor="text1"/>
          <w:highlight w:val="yellow"/>
        </w:rPr>
        <w:t>V</w:t>
      </w:r>
      <w:r w:rsidRPr="00DF458A">
        <w:rPr>
          <w:color w:val="000000" w:themeColor="text1"/>
          <w:highlight w:val="yellow"/>
          <w:vertAlign w:val="subscript"/>
        </w:rPr>
        <w:t>T</w:t>
      </w:r>
      <w:r w:rsidRPr="00DF458A">
        <w:rPr>
          <w:color w:val="000000" w:themeColor="text1"/>
          <w:highlight w:val="yellow"/>
        </w:rPr>
        <w:t xml:space="preserve"> x </w:t>
      </w:r>
      <w:r w:rsidRPr="00DF458A">
        <w:rPr>
          <w:rFonts w:eastAsiaTheme="minorEastAsia"/>
          <w:i/>
          <w:iCs/>
          <w:noProof/>
          <w:color w:val="000000" w:themeColor="text1"/>
          <w:highlight w:val="yellow"/>
          <w:lang w:val="en-US"/>
        </w:rPr>
        <w:t>f</w:t>
      </w:r>
      <w:r w:rsidRPr="00DF458A">
        <w:rPr>
          <w:rFonts w:eastAsiaTheme="minorEastAsia"/>
          <w:noProof/>
          <w:color w:val="000000" w:themeColor="text1"/>
          <w:highlight w:val="yellow"/>
          <w:vertAlign w:val="subscript"/>
        </w:rPr>
        <w:t>R</w:t>
      </w:r>
      <w:r w:rsidRPr="00DF458A">
        <w:rPr>
          <w:color w:val="000000" w:themeColor="text1"/>
          <w:highlight w:val="yellow"/>
        </w:rPr>
        <w:t xml:space="preserve">, and </w:t>
      </w:r>
      <w:r w:rsidRPr="00DF458A">
        <w:rPr>
          <w:rFonts w:eastAsiaTheme="minorEastAsia"/>
          <w:i/>
          <w:iCs/>
          <w:color w:val="000000" w:themeColor="text1"/>
          <w:highlight w:val="yellow"/>
          <w:lang w:val="en-US"/>
        </w:rPr>
        <w:t>f</w:t>
      </w:r>
      <w:r w:rsidRPr="00DF458A">
        <w:rPr>
          <w:rFonts w:eastAsiaTheme="minorEastAsia"/>
          <w:color w:val="000000" w:themeColor="text1"/>
          <w:highlight w:val="yellow"/>
          <w:vertAlign w:val="subscript"/>
          <w:lang w:val="en-US"/>
        </w:rPr>
        <w:t>H</w:t>
      </w:r>
      <w:r w:rsidRPr="00DF458A">
        <w:rPr>
          <w:color w:val="000000" w:themeColor="text1"/>
          <w:highlight w:val="yellow"/>
        </w:rPr>
        <w:t xml:space="preserve"> x SV, respectively. Thus, if BMR is greater in aquatic mammals, both the effective ventilation and the volume of </w:t>
      </w:r>
      <w:r w:rsidRPr="00DF458A">
        <w:rPr>
          <w:color w:val="000000"/>
          <w:highlight w:val="yellow"/>
        </w:rPr>
        <w:t>O</w:t>
      </w:r>
      <w:r w:rsidRPr="00DF458A">
        <w:rPr>
          <w:color w:val="000000"/>
          <w:highlight w:val="yellow"/>
          <w:vertAlign w:val="subscript"/>
        </w:rPr>
        <w:t>2</w:t>
      </w:r>
      <w:r w:rsidRPr="00DF458A">
        <w:rPr>
          <w:color w:val="000000" w:themeColor="text1"/>
          <w:highlight w:val="yellow"/>
        </w:rPr>
        <w:t xml:space="preserve"> pumped out by the heart should also be greater (Fig. 1), providing further evidence of elevated BMR. </w:t>
      </w:r>
      <w:r w:rsidR="00FB6056" w:rsidRPr="00DF458A">
        <w:rPr>
          <w:color w:val="000000" w:themeColor="text1"/>
          <w:highlight w:val="yellow"/>
        </w:rPr>
        <w:t>Specifically, w</w:t>
      </w:r>
      <w:r w:rsidR="00D511F6" w:rsidRPr="00DF458A">
        <w:rPr>
          <w:color w:val="000000" w:themeColor="text1"/>
          <w:highlight w:val="yellow"/>
        </w:rPr>
        <w:t xml:space="preserve">e </w:t>
      </w:r>
      <w:r w:rsidR="000628A6" w:rsidRPr="00DF458A">
        <w:rPr>
          <w:color w:val="000000" w:themeColor="text1"/>
          <w:highlight w:val="yellow"/>
        </w:rPr>
        <w:t>hypothesize that</w:t>
      </w:r>
      <w:r w:rsidR="00465689" w:rsidRPr="00DF458A">
        <w:rPr>
          <w:color w:val="000000" w:themeColor="text1"/>
          <w:highlight w:val="yellow"/>
        </w:rPr>
        <w:t>:</w:t>
      </w:r>
      <w:r w:rsidR="000B4528" w:rsidRPr="00DF458A">
        <w:rPr>
          <w:color w:val="000000" w:themeColor="text1"/>
          <w:highlight w:val="yellow"/>
        </w:rPr>
        <w:t xml:space="preserve"> </w:t>
      </w:r>
      <w:r w:rsidR="007045A5" w:rsidRPr="00DF458A">
        <w:rPr>
          <w:color w:val="000000" w:themeColor="text1"/>
          <w:highlight w:val="yellow"/>
        </w:rPr>
        <w:t xml:space="preserve">1) </w:t>
      </w:r>
      <w:r w:rsidR="00AF118A" w:rsidRPr="00DF458A">
        <w:rPr>
          <w:color w:val="000000" w:themeColor="text1"/>
          <w:highlight w:val="yellow"/>
        </w:rPr>
        <w:t xml:space="preserve">BMR </w:t>
      </w:r>
      <w:r w:rsidR="0019651E" w:rsidRPr="00DF458A">
        <w:rPr>
          <w:color w:val="000000" w:themeColor="text1"/>
          <w:highlight w:val="yellow"/>
        </w:rPr>
        <w:t>is</w:t>
      </w:r>
      <w:r w:rsidR="00AF118A" w:rsidRPr="00DF458A">
        <w:rPr>
          <w:color w:val="000000" w:themeColor="text1"/>
          <w:highlight w:val="yellow"/>
        </w:rPr>
        <w:t xml:space="preserve"> higher in aquatic </w:t>
      </w:r>
      <w:r w:rsidR="00963F81" w:rsidRPr="00DF458A">
        <w:rPr>
          <w:color w:val="000000" w:themeColor="text1"/>
          <w:highlight w:val="yellow"/>
        </w:rPr>
        <w:t>mammals</w:t>
      </w:r>
      <w:r w:rsidR="00465689" w:rsidRPr="00DF458A">
        <w:rPr>
          <w:color w:val="000000" w:themeColor="text1"/>
          <w:highlight w:val="yellow"/>
        </w:rPr>
        <w:t xml:space="preserve"> than</w:t>
      </w:r>
      <w:r w:rsidR="00AF118A" w:rsidRPr="00DF458A">
        <w:rPr>
          <w:color w:val="000000" w:themeColor="text1"/>
          <w:highlight w:val="yellow"/>
        </w:rPr>
        <w:t xml:space="preserve"> terrestrial mammals</w:t>
      </w:r>
      <w:r w:rsidR="000213C6" w:rsidRPr="00DF458A">
        <w:rPr>
          <w:color w:val="000000" w:themeColor="text1"/>
          <w:highlight w:val="yellow"/>
        </w:rPr>
        <w:t xml:space="preserve"> (Fig. 1)</w:t>
      </w:r>
      <w:r w:rsidR="00293863" w:rsidRPr="00DF458A">
        <w:rPr>
          <w:color w:val="000000" w:themeColor="text1"/>
          <w:highlight w:val="yellow"/>
        </w:rPr>
        <w:t>, and i</w:t>
      </w:r>
      <w:r w:rsidR="00AF118A" w:rsidRPr="00DF458A">
        <w:rPr>
          <w:color w:val="000000" w:themeColor="text1"/>
          <w:highlight w:val="yellow"/>
        </w:rPr>
        <w:t xml:space="preserve">n addition, </w:t>
      </w:r>
      <w:r w:rsidR="005A766E" w:rsidRPr="00DF458A">
        <w:rPr>
          <w:color w:val="000000" w:themeColor="text1"/>
          <w:highlight w:val="yellow"/>
        </w:rPr>
        <w:t xml:space="preserve">this higher BMR is supported by </w:t>
      </w:r>
      <w:r w:rsidR="000213C6" w:rsidRPr="00DF458A">
        <w:rPr>
          <w:color w:val="000000" w:themeColor="text1"/>
          <w:highlight w:val="yellow"/>
        </w:rPr>
        <w:t>2</w:t>
      </w:r>
      <w:r w:rsidR="00F35400" w:rsidRPr="00DF458A">
        <w:rPr>
          <w:color w:val="000000" w:themeColor="text1"/>
          <w:highlight w:val="yellow"/>
        </w:rPr>
        <w:t xml:space="preserve">) </w:t>
      </w:r>
      <w:r w:rsidR="005A766E" w:rsidRPr="00DF458A">
        <w:rPr>
          <w:color w:val="000000" w:themeColor="text1"/>
          <w:highlight w:val="yellow"/>
        </w:rPr>
        <w:t>an elevated</w:t>
      </w:r>
      <w:r w:rsidR="00AF118A" w:rsidRPr="00DF458A">
        <w:rPr>
          <w:color w:val="000000" w:themeColor="text1"/>
          <w:highlight w:val="yellow"/>
        </w:rPr>
        <w:t xml:space="preserve"> delivery of </w:t>
      </w:r>
      <w:r w:rsidR="00AF118A" w:rsidRPr="00DF458A">
        <w:rPr>
          <w:color w:val="000000"/>
          <w:highlight w:val="yellow"/>
        </w:rPr>
        <w:t>O</w:t>
      </w:r>
      <w:r w:rsidR="00AF118A" w:rsidRPr="00DF458A">
        <w:rPr>
          <w:color w:val="000000"/>
          <w:highlight w:val="yellow"/>
          <w:vertAlign w:val="subscript"/>
        </w:rPr>
        <w:t>2</w:t>
      </w:r>
      <w:r w:rsidR="00AF118A" w:rsidRPr="00DF458A">
        <w:rPr>
          <w:color w:val="000000" w:themeColor="text1"/>
          <w:highlight w:val="yellow"/>
        </w:rPr>
        <w:t xml:space="preserve"> through the cardiorespiratory system </w:t>
      </w:r>
      <w:r w:rsidR="007045A5" w:rsidRPr="00DF458A">
        <w:rPr>
          <w:color w:val="000000" w:themeColor="text1"/>
          <w:highlight w:val="yellow"/>
        </w:rPr>
        <w:t>(Fig. 1)</w:t>
      </w:r>
      <w:r w:rsidR="00B87088" w:rsidRPr="00DF458A">
        <w:rPr>
          <w:color w:val="000000" w:themeColor="text1"/>
          <w:highlight w:val="yellow"/>
        </w:rPr>
        <w:t>.</w:t>
      </w:r>
      <w:r w:rsidR="00B87088" w:rsidRPr="000213C6">
        <w:rPr>
          <w:color w:val="000000" w:themeColor="text1"/>
        </w:rPr>
        <w:t xml:space="preserve"> </w:t>
      </w:r>
    </w:p>
    <w:p w14:paraId="1AF6C917" w14:textId="77777777" w:rsidR="00BE03ED" w:rsidRDefault="00BE03ED" w:rsidP="00BE03ED">
      <w:pPr>
        <w:spacing w:line="360" w:lineRule="auto"/>
        <w:ind w:firstLine="720"/>
        <w:rPr>
          <w:color w:val="000000" w:themeColor="text1"/>
        </w:rPr>
      </w:pPr>
    </w:p>
    <w:p w14:paraId="1815BEC3" w14:textId="2F2664FC" w:rsidR="00BE03ED" w:rsidRDefault="00BE03ED" w:rsidP="00BE03ED">
      <w:pPr>
        <w:spacing w:line="360" w:lineRule="auto"/>
        <w:ind w:firstLine="720"/>
        <w:rPr>
          <w:color w:val="000000" w:themeColor="text1"/>
        </w:rPr>
      </w:pPr>
      <w:r w:rsidRPr="000213C6">
        <w:rPr>
          <w:color w:val="000000" w:themeColor="text1"/>
        </w:rPr>
        <w:t xml:space="preserve">In the field of comparative energetics, there remains a controversy as to whether aquatic mammals have higher basal metabolic rates (BMR) than terrestrial mammals. </w:t>
      </w:r>
      <w:r>
        <w:rPr>
          <w:color w:val="000000" w:themeColor="text1"/>
        </w:rPr>
        <w:t xml:space="preserve">One reason that we might expect aquatic mammals to have elevated BMRs is based on a prediction arising from the heat dissipation limit (HDL) theory. </w:t>
      </w:r>
      <w:r w:rsidRPr="000213C6">
        <w:rPr>
          <w:color w:val="000000" w:themeColor="text1"/>
        </w:rPr>
        <w:t xml:space="preserve">In 2010, Speakman and </w:t>
      </w:r>
      <w:proofErr w:type="spellStart"/>
      <w:r w:rsidRPr="000213C6">
        <w:rPr>
          <w:color w:val="000000" w:themeColor="text1"/>
        </w:rPr>
        <w:t>Król</w:t>
      </w:r>
      <w:proofErr w:type="spellEnd"/>
      <w:r w:rsidRPr="000213C6">
        <w:rPr>
          <w:color w:val="000000" w:themeColor="text1"/>
        </w:rPr>
        <w:t xml:space="preserve"> </w:t>
      </w:r>
      <w:r>
        <w:rPr>
          <w:color w:val="000000" w:themeColor="text1"/>
        </w:rPr>
        <w:t>introduced the</w:t>
      </w:r>
      <w:r w:rsidRPr="000213C6">
        <w:rPr>
          <w:color w:val="000000" w:themeColor="text1"/>
        </w:rPr>
        <w:t xml:space="preserve"> HDL theory, which proposes that endotherms are often not </w:t>
      </w:r>
      <w:r>
        <w:rPr>
          <w:color w:val="000000" w:themeColor="text1"/>
        </w:rPr>
        <w:t xml:space="preserve">limited by their ability to access </w:t>
      </w:r>
      <w:r w:rsidRPr="000213C6">
        <w:rPr>
          <w:color w:val="000000" w:themeColor="text1"/>
        </w:rPr>
        <w:t xml:space="preserve">food </w:t>
      </w:r>
      <w:r>
        <w:rPr>
          <w:color w:val="000000" w:themeColor="text1"/>
        </w:rPr>
        <w:t xml:space="preserve">and convert it into </w:t>
      </w:r>
      <w:r w:rsidRPr="000213C6">
        <w:rPr>
          <w:color w:val="000000" w:themeColor="text1"/>
        </w:rPr>
        <w:t xml:space="preserve"> energy as is typically assumed, but rather that metabolic rate is limited by </w:t>
      </w:r>
      <w:r>
        <w:rPr>
          <w:color w:val="000000" w:themeColor="text1"/>
        </w:rPr>
        <w:t>an endotherm’s</w:t>
      </w:r>
      <w:r w:rsidRPr="000213C6">
        <w:rPr>
          <w:color w:val="000000" w:themeColor="text1"/>
        </w:rPr>
        <w:t xml:space="preserve"> capacity to remove heat </w:t>
      </w:r>
      <w:r w:rsidRPr="000213C6">
        <w:rPr>
          <w:color w:val="000000" w:themeColor="text1"/>
        </w:rPr>
        <w:fldChar w:fldCharType="begin"/>
      </w:r>
      <w:r w:rsidRPr="000213C6">
        <w:rPr>
          <w:color w:val="000000" w:themeColor="text1"/>
        </w:rPr>
        <w:instrText xml:space="preserve"> ADDIN EN.CITE &lt;EndNote&gt;&lt;Cite&gt;&lt;Author&gt;Speakman&lt;/Author&gt;&lt;Year&gt;2010&lt;/Year&gt;&lt;RecNum&gt;3481&lt;/RecNum&gt;&lt;DisplayText&gt;(Speakman and Król, 2010)&lt;/DisplayText&gt;&lt;record&gt;&lt;rec-number&gt;3481&lt;/rec-number&gt;&lt;foreign-keys&gt;&lt;key app="EN" db-id="xx5rvz2rypad0ferrdnp9avueprfsdrvarez" timestamp="1608146722"&gt;3481&lt;/key&gt;&lt;/foreign-keys&gt;&lt;ref-type name="Journal Article"&gt;17&lt;/ref-type&gt;&lt;contributors&gt;&lt;authors&gt;&lt;author&gt;Speakman, J. R.&lt;/author&gt;&lt;author&gt;Król, E.&lt;/author&gt;&lt;/authors&gt;&lt;/contributors&gt;&lt;auth-address&gt;Institute of Biological and Environmental Sciences, University of Aberdeen, Tillydrone Avenue 2, Aberdeen, Scotland, UK.&lt;/auth-address&gt;&lt;titles&gt;&lt;title&gt;Maximal heat dissipation capacity and hyperthermia risk: neglected key factors in the ecology of endotherms&lt;/title&gt;&lt;secondary-title&gt;Journal of Animal Ecology&lt;/secondary-title&gt;&lt;/titles&gt;&lt;pages&gt;726-46&lt;/pages&gt;&lt;volume&gt;79&lt;/volume&gt;&lt;number&gt;4&lt;/number&gt;&lt;edition&gt;2010/05/07&lt;/edition&gt;&lt;keywords&gt;&lt;keyword&gt;Animals&lt;/keyword&gt;&lt;keyword&gt;*Biological Evolution&lt;/keyword&gt;&lt;keyword&gt;Body Size&lt;/keyword&gt;&lt;keyword&gt;Body Temperature/physiology&lt;/keyword&gt;&lt;keyword&gt;Body Temperature Regulation/*physiology&lt;/keyword&gt;&lt;keyword&gt;*Ecology&lt;/keyword&gt;&lt;keyword&gt;Hot Temperature&lt;/keyword&gt;&lt;/keywords&gt;&lt;dates&gt;&lt;year&gt;2010&lt;/year&gt;&lt;pub-dates&gt;&lt;date&gt;Jul&lt;/date&gt;&lt;/pub-dates&gt;&lt;/dates&gt;&lt;isbn&gt;0021-8790&lt;/isbn&gt;&lt;accession-num&gt;20443992&lt;/accession-num&gt;&lt;urls&gt;&lt;/urls&gt;&lt;electronic-resource-num&gt;10.1111/j.1365-2656.2010.01689.x&lt;/electronic-resource-num&gt;&lt;remote-database-provider&gt;NLM&lt;/remote-database-provider&gt;&lt;language&gt;eng&lt;/language&gt;&lt;/record&gt;&lt;/Cite&gt;&lt;/EndNote&gt;</w:instrText>
      </w:r>
      <w:r w:rsidRPr="000213C6">
        <w:rPr>
          <w:color w:val="000000" w:themeColor="text1"/>
        </w:rPr>
        <w:fldChar w:fldCharType="separate"/>
      </w:r>
      <w:r w:rsidRPr="000213C6">
        <w:rPr>
          <w:noProof/>
          <w:color w:val="000000" w:themeColor="text1"/>
        </w:rPr>
        <w:t>(Speakman and Król, 2010)</w:t>
      </w:r>
      <w:r w:rsidRPr="000213C6">
        <w:rPr>
          <w:color w:val="000000" w:themeColor="text1"/>
        </w:rPr>
        <w:fldChar w:fldCharType="end"/>
      </w:r>
      <w:r w:rsidRPr="000213C6">
        <w:rPr>
          <w:color w:val="000000" w:themeColor="text1"/>
        </w:rPr>
        <w:t xml:space="preserve">. </w:t>
      </w:r>
      <w:r>
        <w:rPr>
          <w:color w:val="000000" w:themeColor="text1"/>
        </w:rPr>
        <w:t xml:space="preserve">Because water has a higher thermal capacity than air, aquatic mammals can potentially dissipate heat more effectively than terrestrial mammals. This would result in a lower maximal metabolic rate in terrestrial species  and </w:t>
      </w:r>
      <w:r w:rsidRPr="000213C6">
        <w:rPr>
          <w:color w:val="000000" w:themeColor="text1"/>
        </w:rPr>
        <w:t xml:space="preserve">may explain the elevated field metabolic rates of aquatic species </w:t>
      </w:r>
      <w:r>
        <w:rPr>
          <w:color w:val="000000" w:themeColor="text1"/>
        </w:rPr>
        <w:fldChar w:fldCharType="begin"/>
      </w:r>
      <w:r>
        <w:rPr>
          <w:color w:val="000000" w:themeColor="text1"/>
        </w:rPr>
        <w:instrText xml:space="preserve"> ADDIN EN.CITE &lt;EndNote&gt;&lt;Cite&gt;&lt;Author&gt;Speakman&lt;/Author&gt;&lt;Year&gt;2004&lt;/Year&gt;&lt;RecNum&gt;1772&lt;/RecNum&gt;&lt;Prefix&gt;Figure 5 in &lt;/Prefix&gt;&lt;DisplayText&gt;(Figure 5 in Speakman et al., 2004)&lt;/DisplayText&gt;&lt;record&gt;&lt;rec-number&gt;1772&lt;/rec-number&gt;&lt;foreign-keys&gt;&lt;key app="EN" db-id="xx5rvz2rypad0ferrdnp9avueprfsdrvarez" timestamp="1569855949"&gt;1772&lt;/key&gt;&lt;/foreign-keys&gt;&lt;ref-type name="Journal Article"&gt;17&lt;/ref-type&gt;&lt;contributors&gt;&lt;authors&gt;&lt;author&gt;Speakman, J.R.&lt;/author&gt;&lt;author&gt;Król, E.&lt;/author&gt;&lt;author&gt;Johnson, M.S.&lt;/author&gt;&lt;/authors&gt;&lt;/contributors&gt;&lt;titles&gt;&lt;title&gt;The Functional Significance of Individual Variation in Basal Metabolic Rate&lt;/title&gt;&lt;secondary-title&gt;Physiological and Biochemical Zoology&lt;/secondary-title&gt;&lt;/titles&gt;&lt;periodical&gt;&lt;full-title&gt;Physiological and Biochemical Zoology&lt;/full-title&gt;&lt;abbr-1&gt;Physiol. Biochem. Zool.&lt;/abbr-1&gt;&lt;/periodical&gt;&lt;pages&gt;900-915&lt;/pages&gt;&lt;volume&gt;77&lt;/volume&gt;&lt;number&gt;6&lt;/number&gt;&lt;dates&gt;&lt;year&gt;2004&lt;/year&gt;&lt;/dates&gt;&lt;accession-num&gt;15674765&lt;/accession-num&gt;&lt;urls&gt;&lt;related-urls&gt;&lt;url&gt;http://www.journals.uchicago.edu/doi/abs/10.1086/427059&lt;/url&gt;&lt;/related-urls&gt;&lt;/urls&gt;&lt;electronic-resource-num&gt;10.1086/427059&lt;/electronic-resource-num&gt;&lt;/record&gt;&lt;/Cite&gt;&lt;/EndNote&gt;</w:instrText>
      </w:r>
      <w:r>
        <w:rPr>
          <w:color w:val="000000" w:themeColor="text1"/>
        </w:rPr>
        <w:fldChar w:fldCharType="separate"/>
      </w:r>
      <w:r>
        <w:rPr>
          <w:noProof/>
          <w:color w:val="000000" w:themeColor="text1"/>
        </w:rPr>
        <w:t>(Figure 5 in Speakman et al., 2004)</w:t>
      </w:r>
      <w:r>
        <w:rPr>
          <w:color w:val="000000" w:themeColor="text1"/>
        </w:rPr>
        <w:fldChar w:fldCharType="end"/>
      </w:r>
      <w:r w:rsidRPr="000213C6">
        <w:rPr>
          <w:color w:val="000000" w:themeColor="text1"/>
        </w:rPr>
        <w:t xml:space="preserve">). </w:t>
      </w:r>
      <w:r>
        <w:rPr>
          <w:color w:val="000000" w:themeColor="text1"/>
        </w:rPr>
        <w:lastRenderedPageBreak/>
        <w:t xml:space="preserve">In turn, terrestrial mammals may have evolved lower BMRs in response to having relatively low maximal metabolic rates, in order to maintain a suitably large aerobic scope, and/or aquatic species may have higher BMRs because of the greater physical and physiological machinery needed to support their high field metabolic rates </w:t>
      </w:r>
      <w:r>
        <w:rPr>
          <w:color w:val="000000" w:themeColor="text1"/>
        </w:rPr>
        <w:fldChar w:fldCharType="begin"/>
      </w:r>
      <w:r>
        <w:rPr>
          <w:color w:val="000000" w:themeColor="text1"/>
        </w:rPr>
        <w:instrText xml:space="preserve"> ADDIN EN.CITE &lt;EndNote&gt;&lt;Cite&gt;&lt;Author&gt;Killen&lt;/Author&gt;&lt;Year&gt;2016&lt;/Year&gt;&lt;RecNum&gt;3822&lt;/RecNum&gt;&lt;DisplayText&gt;(Killen et al., 2016)&lt;/DisplayText&gt;&lt;record&gt;&lt;rec-number&gt;3822&lt;/rec-number&gt;&lt;foreign-keys&gt;&lt;key app="EN" db-id="xx5rvz2rypad0ferrdnp9avueprfsdrvarez" timestamp="1636005278"&gt;3822&lt;/key&gt;&lt;/foreign-keys&gt;&lt;ref-type name="Journal Article"&gt;17&lt;/ref-type&gt;&lt;contributors&gt;&lt;authors&gt;&lt;author&gt;Killen, S. S.&lt;/author&gt;&lt;author&gt;Glazier, D. S.&lt;/author&gt;&lt;author&gt;Rezende, E. L.&lt;/author&gt;&lt;author&gt;Clark, T. D.&lt;/author&gt;&lt;author&gt;Atkinson, D.&lt;/author&gt;&lt;author&gt;Willener, A. S.&lt;/author&gt;&lt;author&gt;Halsey, L. G.&lt;/author&gt;&lt;/authors&gt;&lt;/contributors&gt;&lt;titles&gt;&lt;title&gt;Ecological Influences and Morphological Correlates of Resting and Maximal Metabolic Rates across Teleost Fish Species&lt;/title&gt;&lt;secondary-title&gt;Am Nat&lt;/secondary-title&gt;&lt;/titles&gt;&lt;periodical&gt;&lt;full-title&gt;Am Nat&lt;/full-title&gt;&lt;abbr-1&gt;The American naturalist&lt;/abbr-1&gt;&lt;/periodical&gt;&lt;pages&gt;592-606&lt;/pages&gt;&lt;volume&gt;187&lt;/volume&gt;&lt;number&gt;5&lt;/number&gt;&lt;edition&gt;2016/04/23&lt;/edition&gt;&lt;keywords&gt;&lt;keyword&gt;Animal Fins/anatomy &amp;amp; histology&lt;/keyword&gt;&lt;keyword&gt;Animals&lt;/keyword&gt;&lt;keyword&gt;Basal Metabolism&lt;/keyword&gt;&lt;keyword&gt;Ecosystem&lt;/keyword&gt;&lt;keyword&gt;Energy Metabolism/*physiology&lt;/keyword&gt;&lt;keyword&gt;Fishes/anatomy &amp;amp; histology/classification/*metabolism&lt;/keyword&gt;&lt;keyword&gt;Gills/anatomy &amp;amp; histology&lt;/keyword&gt;&lt;keyword&gt;Muscle Proteins&lt;/keyword&gt;&lt;keyword&gt;Phylogeny&lt;/keyword&gt;&lt;keyword&gt;Swimming/physiology&lt;/keyword&gt;&lt;keyword&gt;*aerobic scope&lt;/keyword&gt;&lt;keyword&gt;*energetics&lt;/keyword&gt;&lt;keyword&gt;*metabolic scaling&lt;/keyword&gt;&lt;keyword&gt;*physiological ecology&lt;/keyword&gt;&lt;keyword&gt;*teleost fish&lt;/keyword&gt;&lt;/keywords&gt;&lt;dates&gt;&lt;year&gt;2016&lt;/year&gt;&lt;pub-dates&gt;&lt;date&gt;May&lt;/date&gt;&lt;/pub-dates&gt;&lt;/dates&gt;&lt;isbn&gt;0003-0147&lt;/isbn&gt;&lt;accession-num&gt;27104992&lt;/accession-num&gt;&lt;urls&gt;&lt;/urls&gt;&lt;electronic-resource-num&gt;10.1086/685893&lt;/electronic-resource-num&gt;&lt;remote-database-provider&gt;NLM&lt;/remote-database-provider&gt;&lt;language&gt;eng&lt;/language&gt;&lt;/record&gt;&lt;/Cite&gt;&lt;/EndNote&gt;</w:instrText>
      </w:r>
      <w:r>
        <w:rPr>
          <w:color w:val="000000" w:themeColor="text1"/>
        </w:rPr>
        <w:fldChar w:fldCharType="separate"/>
      </w:r>
      <w:r>
        <w:rPr>
          <w:noProof/>
          <w:color w:val="000000" w:themeColor="text1"/>
        </w:rPr>
        <w:t>(Killen et al., 2016)</w:t>
      </w:r>
      <w:r>
        <w:rPr>
          <w:color w:val="000000" w:themeColor="text1"/>
        </w:rPr>
        <w:fldChar w:fldCharType="end"/>
      </w:r>
      <w:r>
        <w:rPr>
          <w:color w:val="000000" w:themeColor="text1"/>
        </w:rPr>
        <w:t xml:space="preserve"> Indeed, </w:t>
      </w:r>
      <w:r w:rsidRPr="000213C6">
        <w:rPr>
          <w:color w:val="000000" w:themeColor="text1"/>
        </w:rPr>
        <w:t xml:space="preserve">some studies have reported higher BMRs in aquatic mammals </w:t>
      </w:r>
      <w:r w:rsidRPr="00E0042B">
        <w:rPr>
          <w:color w:val="000000" w:themeColor="text1"/>
        </w:rPr>
        <w:fldChar w:fldCharType="begin">
          <w:fldData xml:space="preserve">PEVuZE5vdGU+PENpdGU+PEF1dGhvcj5JcnZpbmc8L0F1dGhvcj48WWVhcj4xOTQxPC9ZZWFyPjxS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</w:fldData>
        </w:fldChar>
      </w:r>
      <w:r>
        <w:rPr>
          <w:color w:val="000000" w:themeColor="text1"/>
        </w:rPr>
        <w:instrText xml:space="preserve"> ADDIN EN.CITE </w:instrText>
      </w:r>
      <w:r>
        <w:rPr>
          <w:color w:val="000000" w:themeColor="text1"/>
        </w:rPr>
        <w:fldChar w:fldCharType="begin">
          <w:fldData xml:space="preserve">PEVuZE5vdGU+PENpdGU+PEF1dGhvcj5JcnZpbmc8L0F1dGhvcj48WWVhcj4xOTQxPC9ZZWFyPjxS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</w:fldData>
        </w:fldChar>
      </w:r>
      <w:r>
        <w:rPr>
          <w:color w:val="000000" w:themeColor="text1"/>
        </w:rPr>
        <w:instrText xml:space="preserve"> ADDIN EN.CITE.DATA </w:instrText>
      </w:r>
      <w:r>
        <w:rPr>
          <w:color w:val="000000" w:themeColor="text1"/>
        </w:rPr>
      </w:r>
      <w:r>
        <w:rPr>
          <w:color w:val="000000" w:themeColor="text1"/>
        </w:rPr>
        <w:fldChar w:fldCharType="end"/>
      </w:r>
      <w:r w:rsidRPr="00E0042B">
        <w:rPr>
          <w:color w:val="000000" w:themeColor="text1"/>
        </w:rPr>
      </w:r>
      <w:r w:rsidRPr="00E0042B">
        <w:rPr>
          <w:color w:val="000000" w:themeColor="text1"/>
        </w:rPr>
        <w:fldChar w:fldCharType="separate"/>
      </w:r>
      <w:r>
        <w:rPr>
          <w:noProof/>
          <w:color w:val="000000" w:themeColor="text1"/>
        </w:rPr>
        <w:t>(Hart et al., 1959; Irving and Hart, 1957; Irving et al., 1941; Irving et al., 1935; Kanwisher and Sundness, 1965; Kanwisher and Ridgway, 1983; Scholander, 1940; Scholander et al., 1942; Scholander et al., 1950; Sergeant, 1973; Snyder, 1983; South et al., 1976; Williams et al., 2001)</w:t>
      </w:r>
      <w:r w:rsidRPr="00E0042B">
        <w:rPr>
          <w:color w:val="000000" w:themeColor="text1"/>
        </w:rPr>
        <w:fldChar w:fldCharType="end"/>
      </w:r>
      <w:r w:rsidRPr="000213C6">
        <w:rPr>
          <w:color w:val="000000" w:themeColor="text1"/>
        </w:rPr>
        <w:t xml:space="preserve">, </w:t>
      </w:r>
      <w:r>
        <w:rPr>
          <w:color w:val="000000" w:themeColor="text1"/>
        </w:rPr>
        <w:t xml:space="preserve">although </w:t>
      </w:r>
      <w:r w:rsidRPr="000213C6">
        <w:rPr>
          <w:color w:val="000000" w:themeColor="text1"/>
        </w:rPr>
        <w:t xml:space="preserve">others have not </w:t>
      </w:r>
      <w:r w:rsidRPr="00E0042B">
        <w:rPr>
          <w:color w:val="000000" w:themeColor="text1"/>
        </w:rPr>
        <w:fldChar w:fldCharType="begin">
          <w:fldData xml:space="preserve">PEVuZE5vdGU+PENpdGU+PEF1dGhvcj5MYXZpZ25lPC9BdXRob3I+PFllYXI+MTk4NjwvWWVhcj48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==
</w:fldData>
        </w:fldChar>
      </w:r>
      <w:r>
        <w:rPr>
          <w:color w:val="000000" w:themeColor="text1"/>
        </w:rPr>
        <w:instrText xml:space="preserve"> ADDIN EN.CITE </w:instrText>
      </w:r>
      <w:r>
        <w:rPr>
          <w:color w:val="000000" w:themeColor="text1"/>
        </w:rPr>
        <w:fldChar w:fldCharType="begin">
          <w:fldData xml:space="preserve">PEVuZE5vdGU+PENpdGU+PEF1dGhvcj5MYXZpZ25lPC9BdXRob3I+PFllYXI+MTk4NjwvWWVhcj48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==
</w:fldData>
        </w:fldChar>
      </w:r>
      <w:r>
        <w:rPr>
          <w:color w:val="000000" w:themeColor="text1"/>
        </w:rPr>
        <w:instrText xml:space="preserve"> ADDIN EN.CITE.DATA </w:instrText>
      </w:r>
      <w:r>
        <w:rPr>
          <w:color w:val="000000" w:themeColor="text1"/>
        </w:rPr>
      </w:r>
      <w:r>
        <w:rPr>
          <w:color w:val="000000" w:themeColor="text1"/>
        </w:rPr>
        <w:fldChar w:fldCharType="end"/>
      </w:r>
      <w:r w:rsidRPr="00E0042B">
        <w:rPr>
          <w:color w:val="000000" w:themeColor="text1"/>
        </w:rPr>
      </w:r>
      <w:r w:rsidRPr="00E0042B">
        <w:rPr>
          <w:color w:val="000000" w:themeColor="text1"/>
        </w:rPr>
        <w:fldChar w:fldCharType="separate"/>
      </w:r>
      <w:r>
        <w:rPr>
          <w:noProof/>
          <w:color w:val="000000" w:themeColor="text1"/>
        </w:rPr>
        <w:t>(Gallivan and Ronald, 1979; Lavigne et al., 1986; Pedersen et al., 2020; Rosen and Trites, 2013; Schmitz and Lavigne, 1984; Worthy et al., 2013)</w:t>
      </w:r>
      <w:r w:rsidRPr="00E0042B">
        <w:rPr>
          <w:color w:val="000000" w:themeColor="text1"/>
        </w:rPr>
        <w:fldChar w:fldCharType="end"/>
      </w:r>
      <w:r w:rsidRPr="000213C6">
        <w:rPr>
          <w:color w:val="000000" w:themeColor="text1"/>
        </w:rPr>
        <w:t>.</w:t>
      </w:r>
      <w:r w:rsidRPr="00BE03ED">
        <w:rPr>
          <w:color w:val="000000" w:themeColor="text1"/>
        </w:rPr>
        <w:t xml:space="preserve"> </w:t>
      </w:r>
    </w:p>
    <w:p w14:paraId="1543F371" w14:textId="77777777" w:rsidR="00BE03ED" w:rsidRPr="000213C6" w:rsidRDefault="00BE03ED" w:rsidP="00BE03ED">
      <w:pPr>
        <w:spacing w:line="360" w:lineRule="auto"/>
        <w:ind w:firstLine="720"/>
        <w:rPr>
          <w:color w:val="000000" w:themeColor="text1"/>
        </w:rPr>
      </w:pPr>
      <w:r w:rsidRPr="000213C6">
        <w:rPr>
          <w:color w:val="000000" w:themeColor="text1"/>
        </w:rPr>
        <w:t xml:space="preserve">All </w:t>
      </w:r>
      <w:r>
        <w:rPr>
          <w:color w:val="000000" w:themeColor="text1"/>
        </w:rPr>
        <w:t>previous</w:t>
      </w:r>
      <w:r w:rsidRPr="000213C6">
        <w:rPr>
          <w:color w:val="000000" w:themeColor="text1"/>
        </w:rPr>
        <w:t xml:space="preserve"> studies </w:t>
      </w:r>
      <w:r>
        <w:rPr>
          <w:color w:val="000000" w:themeColor="text1"/>
        </w:rPr>
        <w:t xml:space="preserve">on the topic </w:t>
      </w:r>
      <w:r w:rsidRPr="000213C6">
        <w:rPr>
          <w:color w:val="000000" w:themeColor="text1"/>
        </w:rPr>
        <w:t xml:space="preserve">can be criticized </w:t>
      </w:r>
      <w:r>
        <w:rPr>
          <w:color w:val="000000" w:themeColor="text1"/>
        </w:rPr>
        <w:t>regarding limitations to the</w:t>
      </w:r>
      <w:r w:rsidRPr="000213C6">
        <w:rPr>
          <w:color w:val="000000" w:themeColor="text1"/>
        </w:rPr>
        <w:t xml:space="preserve"> data </w:t>
      </w:r>
      <w:r>
        <w:rPr>
          <w:color w:val="000000" w:themeColor="text1"/>
        </w:rPr>
        <w:t xml:space="preserve">used </w:t>
      </w:r>
      <w:r w:rsidRPr="000213C6">
        <w:rPr>
          <w:color w:val="000000" w:themeColor="text1"/>
        </w:rPr>
        <w:t xml:space="preserve">and/or analyses employed, which could either generate false differences or mask true differences. </w:t>
      </w:r>
    </w:p>
    <w:p w14:paraId="6ADEFD28" w14:textId="0E1EC14D" w:rsidR="00BE03ED" w:rsidRDefault="00BE03ED" w:rsidP="00BE03ED">
      <w:pPr>
        <w:spacing w:line="360" w:lineRule="auto"/>
        <w:rPr>
          <w:color w:val="000000" w:themeColor="text1"/>
        </w:rPr>
      </w:pPr>
      <w:r w:rsidRPr="000213C6">
        <w:rPr>
          <w:color w:val="000000" w:themeColor="text1"/>
        </w:rPr>
        <w:t xml:space="preserve">First, while BMR is a standardized measurement that must be recorded while the </w:t>
      </w:r>
      <w:r>
        <w:rPr>
          <w:color w:val="000000" w:themeColor="text1"/>
        </w:rPr>
        <w:t>mammal</w:t>
      </w:r>
      <w:r w:rsidRPr="000213C6">
        <w:rPr>
          <w:color w:val="000000" w:themeColor="text1"/>
        </w:rPr>
        <w:t xml:space="preserve"> is within their thermoneutral zone, a putative thermoneutral zone has not been determined for many aquatic species </w:t>
      </w:r>
      <w:r w:rsidRPr="000213C6">
        <w:rPr>
          <w:color w:val="000000" w:themeColor="text1"/>
        </w:rPr>
        <w:fldChar w:fldCharType="begin"/>
      </w:r>
      <w:r w:rsidRPr="000213C6">
        <w:rPr>
          <w:color w:val="000000" w:themeColor="text1"/>
        </w:rPr>
        <w:instrText xml:space="preserve"> ADDIN EN.CITE &lt;EndNote&gt;&lt;Cite&gt;&lt;Author&gt;Rosen&lt;/Author&gt;&lt;Year&gt;2014&lt;/Year&gt;&lt;RecNum&gt;3782&lt;/RecNum&gt;&lt;DisplayText&gt;(Rosen and Trites, 2014)&lt;/DisplayText&gt;&lt;record&gt;&lt;rec-number&gt;3782&lt;/rec-number&gt;&lt;foreign-keys&gt;&lt;key app="EN" db-id="xx5rvz2rypad0ferrdnp9avueprfsdrvarez" timestamp="1629242406"&gt;3782&lt;/key&gt;&lt;/foreign-keys&gt;&lt;ref-type name="Journal Article"&gt;17&lt;/ref-type&gt;&lt;contributors&gt;&lt;authors&gt;&lt;author&gt;Rosen, David A. S.&lt;/author&gt;&lt;author&gt;Trites, Andrew W.&lt;/author&gt;&lt;/authors&gt;&lt;/contributors&gt;&lt;titles&gt;&lt;title&gt;Thermal limits in young northern fur seals, Callorhinus ursinus&lt;/title&gt;&lt;secondary-title&gt;Marine Mammal Science&lt;/secondary-title&gt;&lt;/titles&gt;&lt;periodical&gt;&lt;full-title&gt;Marine Mammal Science&lt;/full-title&gt;&lt;abbr-1&gt;Mar. Mam. Sci.&lt;/abbr-1&gt;&lt;/periodical&gt;&lt;pages&gt;1014-1028&lt;/pages&gt;&lt;volume&gt;30&lt;/volume&gt;&lt;number&gt;3&lt;/number&gt;&lt;keywords&gt;&lt;keyword&gt;northern fur seal&lt;/keyword&gt;&lt;keyword&gt;Callorhinus ursinus&lt;/keyword&gt;&lt;keyword&gt;thermoregulation&lt;/keyword&gt;&lt;keyword&gt;metabolism&lt;/keyword&gt;&lt;keyword&gt;bioenergetics&lt;/keyword&gt;&lt;/keywords&gt;&lt;dates&gt;&lt;year&gt;2014&lt;/year&gt;&lt;pub-dates&gt;&lt;date&gt;2014/07/01&lt;/date&gt;&lt;/pub-dates&gt;&lt;/dates&gt;&lt;publisher&gt;John Wiley &amp;amp; Sons, Ltd&lt;/publisher&gt;&lt;isbn&gt;0824-0469&lt;/isbn&gt;&lt;work-type&gt;https://doi.org/10.1111/mms.12097&lt;/work-type&gt;&lt;urls&gt;&lt;related-urls&gt;&lt;url&gt;https://doi.org/10.1111/mms.12097&lt;/url&gt;&lt;/related-urls&gt;&lt;/urls&gt;&lt;electronic-resource-num&gt;https://doi.org/10.1111/mms.12097&lt;/electronic-resource-num&gt;&lt;access-date&gt;2021/08/17&lt;/access-date&gt;&lt;/record&gt;&lt;/Cite&gt;&lt;/EndNote&gt;</w:instrText>
      </w:r>
      <w:r w:rsidRPr="000213C6">
        <w:rPr>
          <w:color w:val="000000" w:themeColor="text1"/>
        </w:rPr>
        <w:fldChar w:fldCharType="separate"/>
      </w:r>
      <w:r w:rsidRPr="000213C6">
        <w:rPr>
          <w:noProof/>
          <w:color w:val="000000" w:themeColor="text1"/>
        </w:rPr>
        <w:t>(Rosen and Trites, 2014)</w:t>
      </w:r>
      <w:r w:rsidRPr="000213C6">
        <w:rPr>
          <w:color w:val="000000" w:themeColor="text1"/>
        </w:rPr>
        <w:fldChar w:fldCharType="end"/>
      </w:r>
      <w:r w:rsidRPr="000213C6">
        <w:rPr>
          <w:color w:val="000000" w:themeColor="text1"/>
        </w:rPr>
        <w:t xml:space="preserve">, and thus many supposed measures of </w:t>
      </w:r>
      <w:r>
        <w:rPr>
          <w:color w:val="000000" w:themeColor="text1"/>
        </w:rPr>
        <w:t xml:space="preserve">BMR in </w:t>
      </w:r>
      <w:r w:rsidRPr="000213C6">
        <w:rPr>
          <w:color w:val="000000" w:themeColor="text1"/>
        </w:rPr>
        <w:t>aquatic mammal</w:t>
      </w:r>
      <w:r>
        <w:rPr>
          <w:color w:val="000000" w:themeColor="text1"/>
        </w:rPr>
        <w:t>s</w:t>
      </w:r>
      <w:r w:rsidRPr="000213C6">
        <w:rPr>
          <w:color w:val="000000" w:themeColor="text1"/>
        </w:rPr>
        <w:t xml:space="preserve"> may be spurious overestimates. </w:t>
      </w:r>
      <w:r w:rsidR="00554FB0" w:rsidRPr="00554FB0">
        <w:rPr>
          <w:color w:val="000000" w:themeColor="text1"/>
          <w:highlight w:val="yellow"/>
        </w:rPr>
        <w:t>Therefore, in the case of aquatic mammals there may only be a limited number of studies that provide a true BMR estimate, and the resting metabolic rate could be an alternative measure to use.</w:t>
      </w:r>
      <w:r w:rsidR="00554FB0">
        <w:rPr>
          <w:color w:val="000000" w:themeColor="text1"/>
        </w:rPr>
        <w:t xml:space="preserve"> </w:t>
      </w:r>
      <w:r w:rsidRPr="000213C6">
        <w:rPr>
          <w:color w:val="000000" w:themeColor="text1"/>
        </w:rPr>
        <w:t xml:space="preserve">Second, no previous studies have accounted for phylogeny, thus violating a key assumption of regression analyses that the data points are independent. Third, there appears to be variation in the relationship for mammals of larger size </w:t>
      </w:r>
      <w:r>
        <w:rPr>
          <w:color w:val="000000" w:themeColor="text1"/>
        </w:rPr>
        <w:fldChar w:fldCharType="begin"/>
      </w:r>
      <w:r>
        <w:rPr>
          <w:color w:val="000000" w:themeColor="text1"/>
        </w:rPr>
        <w:instrText xml:space="preserve"> ADDIN EN.CITE &lt;EndNote&gt;&lt;Cite&gt;&lt;Author&gt;McNab&lt;/Author&gt;&lt;Year&gt;2008&lt;/Year&gt;&lt;RecNum&gt;3260&lt;/RecNum&gt;&lt;DisplayText&gt;(McNab, 2008)&lt;/DisplayText&gt;&lt;record&gt;&lt;rec-number&gt;3260&lt;/rec-number&gt;&lt;foreign-keys&gt;&lt;key app="EN" db-id="xx5rvz2rypad0ferrdnp9avueprfsdrvarez" timestamp="1596178040"&gt;3260&lt;/key&gt;&lt;/foreign-keys&gt;&lt;ref-type name="Journal Article"&gt;17&lt;/ref-type&gt;&lt;contributors&gt;&lt;authors&gt;&lt;author&gt;McNab, B. K.&lt;/author&gt;&lt;/authors&gt;&lt;/contributors&gt;&lt;auth-address&gt;Department of Zoology, University of Florida, Gainesville, FL 32611, USA. bkm@zoo.ufl.edu&lt;/auth-address&gt;&lt;titles&gt;&lt;title&gt;An analysis of the factors that influence the level and scaling of mammalian BMR&lt;/title&gt;&lt;secondary-title&gt;Comparative Biochemesitry and Physiology A &lt;/secondary-title&gt;&lt;/titles&gt;&lt;pages&gt;5-28&lt;/pages&gt;&lt;volume&gt;151&lt;/volume&gt;&lt;number&gt;1&lt;/number&gt;&lt;edition&gt;2008/07/12&lt;/edition&gt;&lt;keywords&gt;&lt;keyword&gt;Animals&lt;/keyword&gt;&lt;keyword&gt;Basal Metabolism/*physiology&lt;/keyword&gt;&lt;keyword&gt;Body Weight&lt;/keyword&gt;&lt;keyword&gt;Ecosystem&lt;/keyword&gt;&lt;keyword&gt;Feeding Behavior&lt;/keyword&gt;&lt;keyword&gt;Mammals/classification/*physiology&lt;/keyword&gt;&lt;keyword&gt;Phylogeny&lt;/keyword&gt;&lt;/keywords&gt;&lt;dates&gt;&lt;year&gt;2008&lt;/year&gt;&lt;pub-dates&gt;&lt;date&gt;Sep&lt;/date&gt;&lt;/pub-dates&gt;&lt;/dates&gt;&lt;isbn&gt;1095-6433&lt;/isbn&gt;&lt;accession-num&gt;18617429&lt;/accession-num&gt;&lt;urls&gt;&lt;/urls&gt;&lt;electronic-resource-num&gt;10.1016/j.cbpa.2008.05.008&lt;/electronic-resource-num&gt;&lt;remote-database-provider&gt;NLM&lt;/remote-database-provider&gt;&lt;language&gt;eng&lt;/language&gt;&lt;/record&gt;&lt;/Cite&gt;&lt;/EndNote&gt;</w:instrText>
      </w:r>
      <w:r>
        <w:rPr>
          <w:color w:val="000000" w:themeColor="text1"/>
        </w:rPr>
        <w:fldChar w:fldCharType="separate"/>
      </w:r>
      <w:r>
        <w:rPr>
          <w:noProof/>
          <w:color w:val="000000" w:themeColor="text1"/>
        </w:rPr>
        <w:t>(McNab, 2008)</w:t>
      </w:r>
      <w:r>
        <w:rPr>
          <w:color w:val="000000" w:themeColor="text1"/>
        </w:rPr>
        <w:fldChar w:fldCharType="end"/>
      </w:r>
      <w:r w:rsidRPr="000213C6">
        <w:rPr>
          <w:color w:val="000000" w:themeColor="text1"/>
        </w:rPr>
        <w:t xml:space="preserve"> resulting in heteroscedasticity </w:t>
      </w:r>
      <w:r>
        <w:rPr>
          <w:color w:val="000000" w:themeColor="text1"/>
        </w:rPr>
        <w:fldChar w:fldCharType="begin"/>
      </w:r>
      <w:r>
        <w:rPr>
          <w:color w:val="000000" w:themeColor="text1"/>
        </w:rPr>
        <w:instrText xml:space="preserve"> ADDIN EN.CITE &lt;EndNote&gt;&lt;Cite&gt;&lt;Author&gt;Kolokotrones&lt;/Author&gt;&lt;Year&gt;2010&lt;/Year&gt;&lt;RecNum&gt;3382&lt;/RecNum&gt;&lt;Prefix&gt;see Fig. 1 in &lt;/Prefix&gt;&lt;DisplayText&gt;(see Fig. 1 in Kolokotrones et al., 2010)&lt;/DisplayText&gt;&lt;record&gt;&lt;rec-number&gt;3382&lt;/rec-number&gt;&lt;foreign-keys&gt;&lt;key app="EN" db-id="xx5rvz2rypad0ferrdnp9avueprfsdrvarez" timestamp="1603792930"&gt;3382&lt;/key&gt;&lt;/foreign-keys&gt;&lt;ref-type name="Journal Article"&gt;17&lt;/ref-type&gt;&lt;contributors&gt;&lt;authors&gt;&lt;author&gt;Kolokotrones, Tom&lt;/author&gt;&lt;author&gt;Van, Savage&lt;/author&gt;&lt;author&gt;Deeds, Eric J.&lt;/author&gt;&lt;author&gt;Fontana, Walter&lt;/author&gt;&lt;/authors&gt;&lt;/contributors&gt;&lt;titles&gt;&lt;title&gt;Curvature in metabolic scaling&lt;/title&gt;&lt;secondary-title&gt;Nature&lt;/secondary-title&gt;&lt;/titles&gt;&lt;periodical&gt;&lt;full-title&gt;Nature&lt;/full-title&gt;&lt;abbr-1&gt;Nature&lt;/abbr-1&gt;&lt;/periodical&gt;&lt;pages&gt;753-756&lt;/pages&gt;&lt;volume&gt;464&lt;/volume&gt;&lt;number&gt;7289&lt;/number&gt;&lt;dates&gt;&lt;year&gt;2010&lt;/year&gt;&lt;pub-dates&gt;&lt;date&gt;2010/04/01&lt;/date&gt;&lt;/pub-dates&gt;&lt;/dates&gt;&lt;isbn&gt;1476-4687&lt;/isbn&gt;&lt;urls&gt;&lt;related-urls&gt;&lt;url&gt;https://doi.org/10.1038/nature08920&lt;/url&gt;&lt;/related-urls&gt;&lt;/urls&gt;&lt;electronic-resource-num&gt;10.1038/nature08920&lt;/electronic-resource-num&gt;&lt;/record&gt;&lt;/Cite&gt;&lt;/EndNote&gt;</w:instrText>
      </w:r>
      <w:r>
        <w:rPr>
          <w:color w:val="000000" w:themeColor="text1"/>
        </w:rPr>
        <w:fldChar w:fldCharType="separate"/>
      </w:r>
      <w:r>
        <w:rPr>
          <w:noProof/>
          <w:color w:val="000000" w:themeColor="text1"/>
        </w:rPr>
        <w:t>(see Fig. 1 in Kolokotrones et al., 2010)</w:t>
      </w:r>
      <w:r>
        <w:rPr>
          <w:color w:val="000000" w:themeColor="text1"/>
        </w:rPr>
        <w:fldChar w:fldCharType="end"/>
      </w:r>
      <w:r>
        <w:rPr>
          <w:color w:val="000000" w:themeColor="text1"/>
        </w:rPr>
        <w:t xml:space="preserve">. </w:t>
      </w:r>
    </w:p>
    <w:p w14:paraId="07A2CFD6" w14:textId="77777777" w:rsidR="00BE03ED" w:rsidRPr="00D73F91" w:rsidRDefault="00BE03ED" w:rsidP="00BE03ED">
      <w:pPr>
        <w:spacing w:line="360" w:lineRule="auto"/>
        <w:ind w:firstLine="720"/>
        <w:rPr>
          <w:color w:val="000000" w:themeColor="text1"/>
        </w:rPr>
      </w:pPr>
      <w:r>
        <w:rPr>
          <w:color w:val="000000" w:themeColor="text1"/>
        </w:rPr>
        <w:t xml:space="preserve">We address this issue with a robust analysis of one of the largest datasets assembled on BMR </w:t>
      </w:r>
      <w:r w:rsidRPr="000213C6">
        <w:rPr>
          <w:color w:val="000000" w:themeColor="text1"/>
        </w:rPr>
        <w:t xml:space="preserve">in mammals </w:t>
      </w:r>
      <w:r>
        <w:rPr>
          <w:color w:val="000000" w:themeColor="text1"/>
        </w:rPr>
        <w:t>that includes</w:t>
      </w:r>
      <w:r w:rsidRPr="000213C6">
        <w:rPr>
          <w:color w:val="000000" w:themeColor="text1"/>
        </w:rPr>
        <w:t xml:space="preserve"> phylogenetic information to account for species relatedness.</w:t>
      </w:r>
      <w:r>
        <w:rPr>
          <w:color w:val="000000" w:themeColor="text1"/>
        </w:rPr>
        <w:t xml:space="preserve"> Moreover, we further interrogate the literature on cardiorespiratory parameters to investigate the physiological means by which aquatic mammals service a high field metabolic rate and a putatively high BMR. Specifically, w</w:t>
      </w:r>
      <w:r w:rsidRPr="000213C6">
        <w:rPr>
          <w:color w:val="000000" w:themeColor="text1"/>
        </w:rPr>
        <w:t xml:space="preserve">e </w:t>
      </w:r>
      <w:r>
        <w:rPr>
          <w:color w:val="000000" w:themeColor="text1"/>
        </w:rPr>
        <w:t>hypothesize that</w:t>
      </w:r>
      <w:r w:rsidRPr="000213C6">
        <w:rPr>
          <w:color w:val="000000" w:themeColor="text1"/>
        </w:rPr>
        <w:t>: 1) BMR is higher in aquatic mammals than terrestrial mammals (Fig. 1)</w:t>
      </w:r>
      <w:r>
        <w:rPr>
          <w:color w:val="000000" w:themeColor="text1"/>
        </w:rPr>
        <w:t>, and i</w:t>
      </w:r>
      <w:r w:rsidRPr="000213C6">
        <w:rPr>
          <w:color w:val="000000" w:themeColor="text1"/>
        </w:rPr>
        <w:t xml:space="preserve">n addition, this higher BMR is supported by 2) an elevated delivery of </w:t>
      </w:r>
      <w:r w:rsidRPr="000213C6">
        <w:rPr>
          <w:color w:val="000000"/>
        </w:rPr>
        <w:t>O</w:t>
      </w:r>
      <w:r w:rsidRPr="000213C6">
        <w:rPr>
          <w:color w:val="000000"/>
          <w:vertAlign w:val="subscript"/>
        </w:rPr>
        <w:t>2</w:t>
      </w:r>
      <w:r w:rsidRPr="000213C6">
        <w:rPr>
          <w:color w:val="000000" w:themeColor="text1"/>
        </w:rPr>
        <w:t xml:space="preserve"> through the cardiorespiratory system (Fig. 1). </w:t>
      </w:r>
    </w:p>
    <w:p w14:paraId="77C5EEB7" w14:textId="77777777" w:rsidR="00C042D3" w:rsidRPr="00917752" w:rsidRDefault="00C042D3" w:rsidP="00EC59F7">
      <w:pPr>
        <w:spacing w:line="360" w:lineRule="auto"/>
        <w:ind w:firstLine="720"/>
        <w:rPr>
          <w:color w:val="000000" w:themeColor="text1"/>
        </w:rPr>
      </w:pPr>
    </w:p>
    <w:p w14:paraId="7F63EBAC" w14:textId="1E5548B0" w:rsidR="00807684" w:rsidRDefault="00807684" w:rsidP="003445CF">
      <w:pPr>
        <w:pStyle w:val="Caption"/>
        <w:spacing w:line="360" w:lineRule="auto"/>
        <w:rPr>
          <w:ins w:id="4" w:author="Andreas Fahlman" w:date="2022-06-22T14:57:00Z"/>
          <w:rFonts w:ascii="Times New Roman" w:hAnsi="Times New Roman" w:cs="Times New Roman"/>
          <w:b/>
          <w:bCs/>
          <w:i w:val="0"/>
          <w:iCs w:val="0"/>
          <w:color w:val="000000" w:themeColor="text1"/>
          <w:sz w:val="24"/>
          <w:szCs w:val="24"/>
        </w:rPr>
      </w:pPr>
      <w:r w:rsidRPr="00917752">
        <w:rPr>
          <w:rFonts w:ascii="Times New Roman" w:hAnsi="Times New Roman" w:cs="Times New Roman"/>
          <w:b/>
          <w:bCs/>
          <w:i w:val="0"/>
          <w:iCs w:val="0"/>
          <w:color w:val="000000" w:themeColor="text1"/>
          <w:sz w:val="24"/>
          <w:szCs w:val="24"/>
        </w:rPr>
        <w:t>Material</w:t>
      </w:r>
      <w:r w:rsidR="00EC59F7">
        <w:rPr>
          <w:rFonts w:ascii="Times New Roman" w:hAnsi="Times New Roman" w:cs="Times New Roman"/>
          <w:b/>
          <w:bCs/>
          <w:i w:val="0"/>
          <w:iCs w:val="0"/>
          <w:color w:val="000000" w:themeColor="text1"/>
          <w:sz w:val="24"/>
          <w:szCs w:val="24"/>
        </w:rPr>
        <w:t>s</w:t>
      </w:r>
      <w:r w:rsidRPr="00917752">
        <w:rPr>
          <w:rFonts w:ascii="Times New Roman" w:hAnsi="Times New Roman" w:cs="Times New Roman"/>
          <w:b/>
          <w:bCs/>
          <w:i w:val="0"/>
          <w:iCs w:val="0"/>
          <w:color w:val="000000" w:themeColor="text1"/>
          <w:sz w:val="24"/>
          <w:szCs w:val="24"/>
        </w:rPr>
        <w:t xml:space="preserve"> and Methods</w:t>
      </w:r>
    </w:p>
    <w:p w14:paraId="48D253C4" w14:textId="56BB7A56" w:rsidR="00703D53" w:rsidRDefault="00703D53" w:rsidP="00703D53">
      <w:pPr>
        <w:rPr>
          <w:ins w:id="5" w:author="Andreas Fahlman" w:date="2022-06-22T14:58:00Z"/>
          <w:lang w:val="en-US" w:eastAsia="zh-CN"/>
        </w:rPr>
      </w:pPr>
      <w:ins w:id="6" w:author="Andreas Fahlman" w:date="2022-06-22T14:57:00Z">
        <w:r>
          <w:rPr>
            <w:lang w:val="en-US" w:eastAsia="zh-CN"/>
          </w:rPr>
          <w:lastRenderedPageBreak/>
          <w:tab/>
        </w:r>
      </w:ins>
      <w:ins w:id="7" w:author="Andreas Fahlman" w:date="2022-06-22T14:58:00Z">
        <w:r>
          <w:rPr>
            <w:lang w:val="en-US" w:eastAsia="zh-CN"/>
          </w:rPr>
          <w:t>As the objective was to compare aquatic and terrestrial mammals, a</w:t>
        </w:r>
      </w:ins>
      <w:ins w:id="8" w:author="Andreas Fahlman" w:date="2022-06-22T14:57:00Z">
        <w:r>
          <w:rPr>
            <w:lang w:val="en-US" w:eastAsia="zh-CN"/>
          </w:rPr>
          <w:t>ll data obtained were from species</w:t>
        </w:r>
      </w:ins>
      <w:ins w:id="9" w:author="Andreas Fahlman" w:date="2022-06-22T14:58:00Z">
        <w:r>
          <w:rPr>
            <w:lang w:val="en-US" w:eastAsia="zh-CN"/>
          </w:rPr>
          <w:t xml:space="preserve"> with a body mass of 10 kg</w:t>
        </w:r>
      </w:ins>
      <w:ins w:id="10" w:author="Andreas Fahlman" w:date="2022-06-22T14:59:00Z">
        <w:r>
          <w:rPr>
            <w:lang w:val="en-US" w:eastAsia="zh-CN"/>
          </w:rPr>
          <w:t xml:space="preserve">, representing the body mass of the smallest aquatic mammal, </w:t>
        </w:r>
      </w:ins>
      <w:ins w:id="11" w:author="Andreas Fahlman" w:date="2022-06-22T14:58:00Z">
        <w:r>
          <w:rPr>
            <w:lang w:val="en-US" w:eastAsia="zh-CN"/>
          </w:rPr>
          <w:t xml:space="preserve">and less than </w:t>
        </w:r>
      </w:ins>
    </w:p>
    <w:p w14:paraId="75F1FB10" w14:textId="77777777" w:rsidR="00703D53" w:rsidRPr="00703D53" w:rsidRDefault="00703D53">
      <w:pPr>
        <w:rPr>
          <w:i/>
          <w:iCs/>
          <w:rPrChange w:id="12" w:author="Andreas Fahlman" w:date="2022-06-22T14:57:00Z">
            <w:rPr>
              <w:rFonts w:ascii="Times New Roman" w:hAnsi="Times New Roman" w:cs="Times New Roman"/>
              <w:b/>
              <w:bCs/>
              <w:i w:val="0"/>
              <w:iCs w:val="0"/>
              <w:color w:val="000000" w:themeColor="text1"/>
              <w:sz w:val="24"/>
              <w:szCs w:val="24"/>
            </w:rPr>
          </w:rPrChange>
        </w:rPr>
        <w:pPrChange w:id="13" w:author="Andreas Fahlman" w:date="2022-06-22T14:57:00Z">
          <w:pPr>
            <w:pStyle w:val="Caption"/>
            <w:spacing w:line="360" w:lineRule="auto"/>
          </w:pPr>
        </w:pPrChange>
      </w:pPr>
    </w:p>
    <w:p w14:paraId="375515CE" w14:textId="77777777" w:rsidR="00457850" w:rsidRPr="00362E01" w:rsidRDefault="00C042D3" w:rsidP="003445CF">
      <w:pPr>
        <w:spacing w:line="360" w:lineRule="auto"/>
        <w:rPr>
          <w:i/>
          <w:iCs/>
        </w:rPr>
      </w:pPr>
      <w:r w:rsidRPr="00362E01">
        <w:rPr>
          <w:i/>
          <w:iCs/>
        </w:rPr>
        <w:t>B</w:t>
      </w:r>
      <w:r w:rsidR="00457850" w:rsidRPr="00362E01">
        <w:rPr>
          <w:i/>
          <w:iCs/>
        </w:rPr>
        <w:t xml:space="preserve">asal metabolic rate </w:t>
      </w:r>
    </w:p>
    <w:p w14:paraId="56323E1A" w14:textId="6F73A2EF" w:rsidR="00362E01" w:rsidRDefault="00835836" w:rsidP="004808C1">
      <w:pPr>
        <w:pStyle w:val="Caption"/>
        <w:spacing w:line="360" w:lineRule="auto"/>
        <w:ind w:firstLine="720"/>
        <w:rPr>
          <w:rFonts w:ascii="Times New Roman" w:hAnsi="Times New Roman" w:cs="Times New Roman"/>
          <w:i w:val="0"/>
          <w:iCs w:val="0"/>
          <w:color w:val="000000" w:themeColor="text1"/>
          <w:sz w:val="24"/>
          <w:szCs w:val="24"/>
        </w:rPr>
      </w:pPr>
      <w:moveToRangeStart w:id="14" w:author="Andreas Fahlman" w:date="2022-06-22T11:42:00Z" w:name="move106790565"/>
      <w:moveTo w:id="15" w:author="Andreas Fahlman" w:date="2022-06-22T11:42:00Z">
        <w:r>
          <w:rPr>
            <w:rFonts w:ascii="Times New Roman" w:hAnsi="Times New Roman" w:cs="Times New Roman"/>
            <w:i w:val="0"/>
            <w:iCs w:val="0"/>
            <w:color w:val="000000" w:themeColor="text1"/>
            <w:sz w:val="24"/>
            <w:szCs w:val="24"/>
          </w:rPr>
          <w:t xml:space="preserve">Basal </w:t>
        </w:r>
        <w:r w:rsidRPr="00362E01">
          <w:rPr>
            <w:rFonts w:ascii="Times New Roman" w:hAnsi="Times New Roman" w:cs="Times New Roman"/>
            <w:i w:val="0"/>
            <w:iCs w:val="0"/>
            <w:color w:val="000000" w:themeColor="text1"/>
            <w:sz w:val="24"/>
            <w:szCs w:val="24"/>
          </w:rPr>
          <w:t xml:space="preserve">metabolic rate from </w:t>
        </w:r>
      </w:moveTo>
      <w:ins w:id="16" w:author="Andreas Fahlman" w:date="2022-06-23T14:55:00Z">
        <w:r w:rsidR="009101B1">
          <w:rPr>
            <w:rFonts w:ascii="Times New Roman" w:hAnsi="Times New Roman" w:cs="Times New Roman"/>
            <w:i w:val="0"/>
            <w:iCs w:val="0"/>
            <w:color w:val="000000" w:themeColor="text1"/>
            <w:sz w:val="24"/>
            <w:szCs w:val="24"/>
          </w:rPr>
          <w:t>43</w:t>
        </w:r>
      </w:ins>
      <w:moveTo w:id="17" w:author="Andreas Fahlman" w:date="2022-06-22T11:42:00Z">
        <w:del w:id="18" w:author="Andreas Fahlman" w:date="2022-06-22T11:42:00Z">
          <w:r w:rsidRPr="00362E01" w:rsidDel="00835836">
            <w:rPr>
              <w:rFonts w:ascii="Times New Roman" w:hAnsi="Times New Roman" w:cs="Times New Roman"/>
              <w:i w:val="0"/>
              <w:iCs w:val="0"/>
              <w:color w:val="000000" w:themeColor="text1"/>
              <w:sz w:val="24"/>
              <w:szCs w:val="24"/>
            </w:rPr>
            <w:delText>7</w:delText>
          </w:r>
          <w:r w:rsidDel="00835836">
            <w:rPr>
              <w:rFonts w:ascii="Times New Roman" w:hAnsi="Times New Roman" w:cs="Times New Roman"/>
              <w:i w:val="0"/>
              <w:iCs w:val="0"/>
              <w:color w:val="000000" w:themeColor="text1"/>
              <w:sz w:val="24"/>
              <w:szCs w:val="24"/>
            </w:rPr>
            <w:delText>03</w:delText>
          </w:r>
        </w:del>
        <w:r w:rsidRPr="00362E01">
          <w:rPr>
            <w:rFonts w:ascii="Times New Roman" w:hAnsi="Times New Roman" w:cs="Times New Roman"/>
            <w:i w:val="0"/>
            <w:iCs w:val="0"/>
            <w:color w:val="000000" w:themeColor="text1"/>
            <w:sz w:val="24"/>
            <w:szCs w:val="24"/>
          </w:rPr>
          <w:t xml:space="preserve"> terrestrial and </w:t>
        </w:r>
      </w:moveTo>
      <w:ins w:id="19" w:author="Andreas Fahlman" w:date="2022-06-23T14:55:00Z">
        <w:r w:rsidR="009101B1">
          <w:rPr>
            <w:rFonts w:ascii="Times New Roman" w:hAnsi="Times New Roman" w:cs="Times New Roman"/>
            <w:i w:val="0"/>
            <w:iCs w:val="0"/>
            <w:color w:val="000000" w:themeColor="text1"/>
            <w:sz w:val="24"/>
            <w:szCs w:val="24"/>
          </w:rPr>
          <w:t>20</w:t>
        </w:r>
      </w:ins>
      <w:moveTo w:id="20" w:author="Andreas Fahlman" w:date="2022-06-22T11:42:00Z">
        <w:del w:id="21" w:author="Andreas Fahlman" w:date="2022-06-22T11:42:00Z">
          <w:r w:rsidRPr="00362E01" w:rsidDel="00835836">
            <w:rPr>
              <w:rFonts w:ascii="Times New Roman" w:hAnsi="Times New Roman" w:cs="Times New Roman"/>
              <w:i w:val="0"/>
              <w:iCs w:val="0"/>
              <w:color w:val="000000" w:themeColor="text1"/>
              <w:sz w:val="24"/>
              <w:szCs w:val="24"/>
            </w:rPr>
            <w:delText>1</w:delText>
          </w:r>
          <w:r w:rsidDel="00835836">
            <w:rPr>
              <w:rFonts w:ascii="Times New Roman" w:hAnsi="Times New Roman" w:cs="Times New Roman"/>
              <w:i w:val="0"/>
              <w:iCs w:val="0"/>
              <w:color w:val="000000" w:themeColor="text1"/>
              <w:sz w:val="24"/>
              <w:szCs w:val="24"/>
            </w:rPr>
            <w:delText>9</w:delText>
          </w:r>
        </w:del>
        <w:r w:rsidRPr="00362E01">
          <w:rPr>
            <w:rFonts w:ascii="Times New Roman" w:hAnsi="Times New Roman" w:cs="Times New Roman"/>
            <w:i w:val="0"/>
            <w:iCs w:val="0"/>
            <w:color w:val="000000" w:themeColor="text1"/>
            <w:sz w:val="24"/>
            <w:szCs w:val="24"/>
          </w:rPr>
          <w:t xml:space="preserve"> </w:t>
        </w:r>
        <w:del w:id="22" w:author="Andreas Fahlman" w:date="2022-06-22T11:42:00Z">
          <w:r w:rsidRPr="00362E01" w:rsidDel="00835836">
            <w:rPr>
              <w:rFonts w:ascii="Times New Roman" w:hAnsi="Times New Roman" w:cs="Times New Roman"/>
              <w:i w:val="0"/>
              <w:iCs w:val="0"/>
              <w:color w:val="000000" w:themeColor="text1"/>
              <w:sz w:val="24"/>
              <w:szCs w:val="24"/>
            </w:rPr>
            <w:delText>marine</w:delText>
          </w:r>
          <w:r w:rsidDel="00835836">
            <w:rPr>
              <w:rFonts w:ascii="Times New Roman" w:hAnsi="Times New Roman" w:cs="Times New Roman"/>
              <w:i w:val="0"/>
              <w:iCs w:val="0"/>
              <w:color w:val="000000" w:themeColor="text1"/>
              <w:sz w:val="24"/>
              <w:szCs w:val="24"/>
            </w:rPr>
            <w:delText>/</w:delText>
          </w:r>
        </w:del>
        <w:r>
          <w:rPr>
            <w:rFonts w:ascii="Times New Roman" w:hAnsi="Times New Roman" w:cs="Times New Roman"/>
            <w:i w:val="0"/>
            <w:iCs w:val="0"/>
            <w:color w:val="000000" w:themeColor="text1"/>
            <w:sz w:val="24"/>
            <w:szCs w:val="24"/>
          </w:rPr>
          <w:t>aquatic</w:t>
        </w:r>
        <w:r w:rsidRPr="00362E01">
          <w:rPr>
            <w:rFonts w:ascii="Times New Roman" w:hAnsi="Times New Roman" w:cs="Times New Roman"/>
            <w:i w:val="0"/>
            <w:iCs w:val="0"/>
            <w:color w:val="000000" w:themeColor="text1"/>
            <w:sz w:val="24"/>
            <w:szCs w:val="24"/>
          </w:rPr>
          <w:t xml:space="preserve"> mammal species</w:t>
        </w:r>
        <w:r>
          <w:rPr>
            <w:rFonts w:ascii="Times New Roman" w:hAnsi="Times New Roman" w:cs="Times New Roman"/>
            <w:i w:val="0"/>
            <w:iCs w:val="0"/>
            <w:color w:val="000000" w:themeColor="text1"/>
            <w:sz w:val="24"/>
            <w:szCs w:val="24"/>
          </w:rPr>
          <w:t xml:space="preserve"> </w:t>
        </w:r>
        <w:r w:rsidRPr="00362E01">
          <w:rPr>
            <w:rFonts w:ascii="Times New Roman" w:hAnsi="Times New Roman" w:cs="Times New Roman"/>
            <w:i w:val="0"/>
            <w:iCs w:val="0"/>
            <w:color w:val="000000" w:themeColor="text1"/>
            <w:sz w:val="24"/>
            <w:szCs w:val="24"/>
          </w:rPr>
          <w:t xml:space="preserve">were compiled from </w:t>
        </w:r>
      </w:moveTo>
      <w:ins w:id="23" w:author="Andreas Fahlman" w:date="2022-06-22T11:43:00Z">
        <w:r w:rsidRPr="00362E01">
          <w:rPr>
            <w:rFonts w:ascii="Times New Roman" w:hAnsi="Times New Roman" w:cs="Times New Roman"/>
            <w:i w:val="0"/>
            <w:iCs w:val="0"/>
            <w:color w:val="000000" w:themeColor="text1"/>
            <w:sz w:val="24"/>
            <w:szCs w:val="24"/>
          </w:rPr>
          <w:t xml:space="preserve">previously </w:t>
        </w:r>
        <w:r>
          <w:rPr>
            <w:rFonts w:ascii="Times New Roman" w:hAnsi="Times New Roman" w:cs="Times New Roman"/>
            <w:i w:val="0"/>
            <w:iCs w:val="0"/>
            <w:color w:val="000000" w:themeColor="text1"/>
            <w:sz w:val="24"/>
            <w:szCs w:val="24"/>
          </w:rPr>
          <w:t xml:space="preserve">published </w:t>
        </w:r>
        <w:r w:rsidRPr="00362E01">
          <w:rPr>
            <w:rFonts w:ascii="Times New Roman" w:hAnsi="Times New Roman" w:cs="Times New Roman"/>
            <w:i w:val="0"/>
            <w:iCs w:val="0"/>
            <w:color w:val="000000" w:themeColor="text1"/>
            <w:sz w:val="24"/>
            <w:szCs w:val="24"/>
          </w:rPr>
          <w:t xml:space="preserve">datasets </w:t>
        </w:r>
        <w:r>
          <w:rPr>
            <w:rFonts w:ascii="Times New Roman" w:hAnsi="Times New Roman" w:cs="Times New Roman"/>
            <w:i w:val="0"/>
            <w:iCs w:val="0"/>
            <w:color w:val="000000" w:themeColor="text1"/>
            <w:sz w:val="24"/>
            <w:szCs w:val="24"/>
          </w:rPr>
          <w:fldChar w:fldCharType="begin">
            <w:fldData xml:space="preserve">PEVuZE5vdGU+PENpdGU+PEF1dGhvcj5HZW5vdWQ8L0F1dGhvcj48WWVhcj4yMDE4PC9ZZWFyPjxS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</w:fldData>
          </w:fldChar>
        </w:r>
        <w:r>
          <w:rPr>
            <w:rFonts w:ascii="Times New Roman" w:hAnsi="Times New Roman" w:cs="Times New Roman"/>
            <w:i w:val="0"/>
            <w:iCs w:val="0"/>
            <w:color w:val="000000" w:themeColor="text1"/>
            <w:sz w:val="24"/>
            <w:szCs w:val="24"/>
          </w:rPr>
          <w:instrText xml:space="preserve"> ADDIN EN.CITE </w:instrText>
        </w:r>
        <w:r>
          <w:rPr>
            <w:rFonts w:ascii="Times New Roman" w:hAnsi="Times New Roman" w:cs="Times New Roman"/>
            <w:i w:val="0"/>
            <w:iCs w:val="0"/>
            <w:color w:val="000000" w:themeColor="text1"/>
            <w:sz w:val="24"/>
            <w:szCs w:val="24"/>
          </w:rPr>
          <w:fldChar w:fldCharType="begin">
            <w:fldData xml:space="preserve">PEVuZE5vdGU+PENpdGU+PEF1dGhvcj5HZW5vdWQ8L0F1dGhvcj48WWVhcj4yMDE4PC9ZZWFyPjxS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</w:fldData>
          </w:fldChar>
        </w:r>
        <w:r>
          <w:rPr>
            <w:rFonts w:ascii="Times New Roman" w:hAnsi="Times New Roman" w:cs="Times New Roman"/>
            <w:i w:val="0"/>
            <w:iCs w:val="0"/>
            <w:color w:val="000000" w:themeColor="text1"/>
            <w:sz w:val="24"/>
            <w:szCs w:val="24"/>
          </w:rPr>
          <w:instrText xml:space="preserve"> ADDIN EN.CITE.DATA </w:instrText>
        </w:r>
        <w:r>
          <w:rPr>
            <w:rFonts w:ascii="Times New Roman" w:hAnsi="Times New Roman" w:cs="Times New Roman"/>
            <w:i w:val="0"/>
            <w:iCs w:val="0"/>
            <w:color w:val="000000" w:themeColor="text1"/>
            <w:sz w:val="24"/>
            <w:szCs w:val="24"/>
          </w:rPr>
        </w:r>
        <w:r>
          <w:rPr>
            <w:rFonts w:ascii="Times New Roman" w:hAnsi="Times New Roman" w:cs="Times New Roman"/>
            <w:i w:val="0"/>
            <w:iCs w:val="0"/>
            <w:color w:val="000000" w:themeColor="text1"/>
            <w:sz w:val="24"/>
            <w:szCs w:val="24"/>
          </w:rPr>
          <w:fldChar w:fldCharType="end"/>
        </w:r>
        <w:r>
          <w:rPr>
            <w:rFonts w:ascii="Times New Roman" w:hAnsi="Times New Roman" w:cs="Times New Roman"/>
            <w:i w:val="0"/>
            <w:iCs w:val="0"/>
            <w:color w:val="000000" w:themeColor="text1"/>
            <w:sz w:val="24"/>
            <w:szCs w:val="24"/>
          </w:rPr>
        </w:r>
        <w:r>
          <w:rPr>
            <w:rFonts w:ascii="Times New Roman" w:hAnsi="Times New Roman" w:cs="Times New Roman"/>
            <w:i w:val="0"/>
            <w:iCs w:val="0"/>
            <w:color w:val="000000" w:themeColor="text1"/>
            <w:sz w:val="24"/>
            <w:szCs w:val="24"/>
          </w:rPr>
          <w:fldChar w:fldCharType="separate"/>
        </w:r>
        <w:r>
          <w:rPr>
            <w:rFonts w:ascii="Times New Roman" w:hAnsi="Times New Roman" w:cs="Times New Roman"/>
            <w:i w:val="0"/>
            <w:iCs w:val="0"/>
            <w:noProof/>
            <w:color w:val="000000" w:themeColor="text1"/>
            <w:sz w:val="24"/>
            <w:szCs w:val="24"/>
          </w:rPr>
          <w:t>(Genoud et al., 2018; McNab, 2008; White and Seymour, 2003; White and Seymour, 2005)</w:t>
        </w:r>
        <w:r>
          <w:rPr>
            <w:rFonts w:ascii="Times New Roman" w:hAnsi="Times New Roman" w:cs="Times New Roman"/>
            <w:i w:val="0"/>
            <w:iCs w:val="0"/>
            <w:color w:val="000000" w:themeColor="text1"/>
            <w:sz w:val="24"/>
            <w:szCs w:val="24"/>
          </w:rPr>
          <w:fldChar w:fldCharType="end"/>
        </w:r>
      </w:ins>
      <w:ins w:id="24" w:author="Andreas Fahlman" w:date="2022-06-23T14:55:00Z">
        <w:r w:rsidR="009101B1">
          <w:rPr>
            <w:rFonts w:ascii="Times New Roman" w:hAnsi="Times New Roman" w:cs="Times New Roman"/>
            <w:i w:val="0"/>
            <w:iCs w:val="0"/>
            <w:color w:val="000000" w:themeColor="text1"/>
            <w:sz w:val="24"/>
            <w:szCs w:val="24"/>
          </w:rPr>
          <w:t xml:space="preserve">, and </w:t>
        </w:r>
      </w:ins>
      <w:ins w:id="25" w:author="Andreas Fahlman" w:date="2022-06-23T14:56:00Z">
        <w:r w:rsidR="009101B1">
          <w:rPr>
            <w:rFonts w:ascii="Times New Roman" w:hAnsi="Times New Roman" w:cs="Times New Roman"/>
            <w:i w:val="0"/>
            <w:iCs w:val="0"/>
            <w:color w:val="000000" w:themeColor="text1"/>
            <w:sz w:val="24"/>
            <w:szCs w:val="24"/>
          </w:rPr>
          <w:t>previous publications</w:t>
        </w:r>
      </w:ins>
      <w:ins w:id="26" w:author="Andreas Fahlman" w:date="2022-06-22T11:43:00Z">
        <w:r>
          <w:rPr>
            <w:rFonts w:ascii="Times New Roman" w:hAnsi="Times New Roman" w:cs="Times New Roman"/>
            <w:i w:val="0"/>
            <w:iCs w:val="0"/>
            <w:color w:val="000000" w:themeColor="text1"/>
            <w:sz w:val="24"/>
            <w:szCs w:val="24"/>
          </w:rPr>
          <w:t xml:space="preserve"> </w:t>
        </w:r>
      </w:ins>
      <w:moveTo w:id="27" w:author="Andreas Fahlman" w:date="2022-06-22T11:42:00Z">
        <w:del w:id="28" w:author="Andreas Fahlman" w:date="2022-06-22T11:43:00Z">
          <w:r w:rsidRPr="00362E01" w:rsidDel="00835836">
            <w:rPr>
              <w:rFonts w:ascii="Times New Roman" w:hAnsi="Times New Roman" w:cs="Times New Roman"/>
              <w:i w:val="0"/>
              <w:iCs w:val="0"/>
              <w:color w:val="000000" w:themeColor="text1"/>
              <w:sz w:val="24"/>
              <w:szCs w:val="24"/>
            </w:rPr>
            <w:delText xml:space="preserve">existing literature and unpublished data </w:delText>
          </w:r>
        </w:del>
        <w:r w:rsidRPr="00362E01">
          <w:rPr>
            <w:rFonts w:ascii="Times New Roman" w:hAnsi="Times New Roman" w:cs="Times New Roman"/>
            <w:i w:val="0"/>
            <w:iCs w:val="0"/>
            <w:color w:val="000000" w:themeColor="text1"/>
            <w:sz w:val="24"/>
            <w:szCs w:val="24"/>
          </w:rPr>
          <w:t>(Table 1).</w:t>
        </w:r>
      </w:moveTo>
      <w:moveToRangeEnd w:id="14"/>
      <w:ins w:id="29" w:author="Andreas Fahlman" w:date="2022-06-22T11:43:00Z">
        <w:r>
          <w:rPr>
            <w:rFonts w:ascii="Times New Roman" w:hAnsi="Times New Roman" w:cs="Times New Roman"/>
            <w:i w:val="0"/>
            <w:iCs w:val="0"/>
            <w:color w:val="000000" w:themeColor="text1"/>
            <w:sz w:val="24"/>
            <w:szCs w:val="24"/>
          </w:rPr>
          <w:t xml:space="preserve"> </w:t>
        </w:r>
      </w:ins>
      <w:moveToRangeStart w:id="30" w:author="Andreas Fahlman" w:date="2022-06-22T11:41:00Z" w:name="move106790504"/>
      <w:moveTo w:id="31" w:author="Andreas Fahlman" w:date="2022-06-22T11:41:00Z">
        <w:del w:id="32" w:author="Andreas Fahlman" w:date="2022-06-22T11:43:00Z">
          <w:r w:rsidRPr="00362E01" w:rsidDel="00835836">
            <w:rPr>
              <w:rFonts w:ascii="Times New Roman" w:hAnsi="Times New Roman" w:cs="Times New Roman"/>
              <w:i w:val="0"/>
              <w:iCs w:val="0"/>
              <w:color w:val="000000" w:themeColor="text1"/>
              <w:sz w:val="24"/>
              <w:szCs w:val="24"/>
            </w:rPr>
            <w:delText xml:space="preserve">Most data were taken from previously </w:delText>
          </w:r>
          <w:r w:rsidDel="00835836">
            <w:rPr>
              <w:rFonts w:ascii="Times New Roman" w:hAnsi="Times New Roman" w:cs="Times New Roman"/>
              <w:i w:val="0"/>
              <w:iCs w:val="0"/>
              <w:color w:val="000000" w:themeColor="text1"/>
              <w:sz w:val="24"/>
              <w:szCs w:val="24"/>
            </w:rPr>
            <w:delText xml:space="preserve">published </w:delText>
          </w:r>
          <w:r w:rsidRPr="00362E01" w:rsidDel="00835836">
            <w:rPr>
              <w:rFonts w:ascii="Times New Roman" w:hAnsi="Times New Roman" w:cs="Times New Roman"/>
              <w:i w:val="0"/>
              <w:iCs w:val="0"/>
              <w:color w:val="000000" w:themeColor="text1"/>
              <w:sz w:val="24"/>
              <w:szCs w:val="24"/>
            </w:rPr>
            <w:delText xml:space="preserve">datasets </w:delText>
          </w:r>
          <w:r w:rsidDel="00835836">
            <w:rPr>
              <w:rFonts w:ascii="Times New Roman" w:hAnsi="Times New Roman" w:cs="Times New Roman"/>
              <w:i w:val="0"/>
              <w:iCs w:val="0"/>
              <w:color w:val="000000" w:themeColor="text1"/>
              <w:sz w:val="24"/>
              <w:szCs w:val="24"/>
            </w:rPr>
            <w:fldChar w:fldCharType="begin">
              <w:fldData xml:space="preserve">PEVuZE5vdGU+PENpdGU+PEF1dGhvcj5HZW5vdWQ8L0F1dGhvcj48WWVhcj4yMDE4PC9ZZWFyPjxS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</w:fldData>
            </w:fldChar>
          </w:r>
          <w:r w:rsidDel="00835836">
            <w:rPr>
              <w:rFonts w:ascii="Times New Roman" w:hAnsi="Times New Roman" w:cs="Times New Roman"/>
              <w:i w:val="0"/>
              <w:iCs w:val="0"/>
              <w:color w:val="000000" w:themeColor="text1"/>
              <w:sz w:val="24"/>
              <w:szCs w:val="24"/>
            </w:rPr>
            <w:delInstrText xml:space="preserve"> ADDIN EN.CITE </w:delInstrText>
          </w:r>
          <w:r w:rsidDel="00835836">
            <w:rPr>
              <w:rFonts w:ascii="Times New Roman" w:hAnsi="Times New Roman" w:cs="Times New Roman"/>
              <w:i w:val="0"/>
              <w:iCs w:val="0"/>
              <w:color w:val="000000" w:themeColor="text1"/>
              <w:sz w:val="24"/>
              <w:szCs w:val="24"/>
            </w:rPr>
            <w:fldChar w:fldCharType="begin">
              <w:fldData xml:space="preserve">PEVuZE5vdGU+PENpdGU+PEF1dGhvcj5HZW5vdWQ8L0F1dGhvcj48WWVhcj4yMDE4PC9ZZWFyPjxS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</w:fldData>
            </w:fldChar>
          </w:r>
          <w:r w:rsidDel="00835836">
            <w:rPr>
              <w:rFonts w:ascii="Times New Roman" w:hAnsi="Times New Roman" w:cs="Times New Roman"/>
              <w:i w:val="0"/>
              <w:iCs w:val="0"/>
              <w:color w:val="000000" w:themeColor="text1"/>
              <w:sz w:val="24"/>
              <w:szCs w:val="24"/>
            </w:rPr>
            <w:delInstrText xml:space="preserve"> ADDIN EN.CITE.DATA </w:delInstrText>
          </w:r>
        </w:del>
      </w:moveTo>
      <w:ins w:id="33" w:author="Andreas Fahlman" w:date="2022-06-22T11:41:00Z">
        <w:del w:id="34" w:author="Andreas Fahlman" w:date="2022-06-22T11:43:00Z">
          <w:r w:rsidDel="00835836">
            <w:rPr>
              <w:rFonts w:ascii="Times New Roman" w:hAnsi="Times New Roman" w:cs="Times New Roman"/>
              <w:i w:val="0"/>
              <w:iCs w:val="0"/>
              <w:color w:val="000000" w:themeColor="text1"/>
              <w:sz w:val="24"/>
              <w:szCs w:val="24"/>
            </w:rPr>
          </w:r>
        </w:del>
      </w:ins>
      <w:moveTo w:id="35" w:author="Andreas Fahlman" w:date="2022-06-22T11:41:00Z">
        <w:del w:id="36" w:author="Andreas Fahlman" w:date="2022-06-22T11:43:00Z">
          <w:r w:rsidDel="00835836">
            <w:rPr>
              <w:rFonts w:ascii="Times New Roman" w:hAnsi="Times New Roman" w:cs="Times New Roman"/>
              <w:i w:val="0"/>
              <w:iCs w:val="0"/>
              <w:color w:val="000000" w:themeColor="text1"/>
              <w:sz w:val="24"/>
              <w:szCs w:val="24"/>
            </w:rPr>
            <w:fldChar w:fldCharType="end"/>
          </w:r>
        </w:del>
      </w:moveTo>
      <w:ins w:id="37" w:author="Andreas Fahlman" w:date="2022-06-22T11:41:00Z">
        <w:del w:id="38" w:author="Andreas Fahlman" w:date="2022-06-22T11:43:00Z">
          <w:r w:rsidDel="00835836">
            <w:rPr>
              <w:rFonts w:ascii="Times New Roman" w:hAnsi="Times New Roman" w:cs="Times New Roman"/>
              <w:i w:val="0"/>
              <w:iCs w:val="0"/>
              <w:color w:val="000000" w:themeColor="text1"/>
              <w:sz w:val="24"/>
              <w:szCs w:val="24"/>
            </w:rPr>
          </w:r>
        </w:del>
      </w:ins>
      <w:moveTo w:id="39" w:author="Andreas Fahlman" w:date="2022-06-22T11:41:00Z">
        <w:del w:id="40" w:author="Andreas Fahlman" w:date="2022-06-22T11:43:00Z">
          <w:r w:rsidDel="00835836">
            <w:rPr>
              <w:rFonts w:ascii="Times New Roman" w:hAnsi="Times New Roman" w:cs="Times New Roman"/>
              <w:i w:val="0"/>
              <w:iCs w:val="0"/>
              <w:color w:val="000000" w:themeColor="text1"/>
              <w:sz w:val="24"/>
              <w:szCs w:val="24"/>
            </w:rPr>
            <w:fldChar w:fldCharType="separate"/>
          </w:r>
          <w:r w:rsidDel="00835836">
            <w:rPr>
              <w:rFonts w:ascii="Times New Roman" w:hAnsi="Times New Roman" w:cs="Times New Roman"/>
              <w:i w:val="0"/>
              <w:iCs w:val="0"/>
              <w:noProof/>
              <w:color w:val="000000" w:themeColor="text1"/>
              <w:sz w:val="24"/>
              <w:szCs w:val="24"/>
            </w:rPr>
            <w:delText>(Genoud et al., 2018; McNab, 2008; White and Seymour, 2003; White and Seymour, 2005)</w:delText>
          </w:r>
          <w:r w:rsidDel="00835836">
            <w:rPr>
              <w:rFonts w:ascii="Times New Roman" w:hAnsi="Times New Roman" w:cs="Times New Roman"/>
              <w:i w:val="0"/>
              <w:iCs w:val="0"/>
              <w:color w:val="000000" w:themeColor="text1"/>
              <w:sz w:val="24"/>
              <w:szCs w:val="24"/>
            </w:rPr>
            <w:fldChar w:fldCharType="end"/>
          </w:r>
          <w:r w:rsidDel="00835836">
            <w:rPr>
              <w:rFonts w:ascii="Times New Roman" w:hAnsi="Times New Roman" w:cs="Times New Roman"/>
              <w:i w:val="0"/>
              <w:iCs w:val="0"/>
              <w:color w:val="000000" w:themeColor="text1"/>
              <w:sz w:val="24"/>
              <w:szCs w:val="24"/>
            </w:rPr>
            <w:delText>, and f</w:delText>
          </w:r>
        </w:del>
      </w:moveTo>
      <w:ins w:id="41" w:author="Andreas Fahlman" w:date="2022-06-22T11:43:00Z">
        <w:r>
          <w:rPr>
            <w:rFonts w:ascii="Times New Roman" w:hAnsi="Times New Roman" w:cs="Times New Roman"/>
            <w:i w:val="0"/>
            <w:iCs w:val="0"/>
            <w:color w:val="000000" w:themeColor="text1"/>
            <w:sz w:val="24"/>
            <w:szCs w:val="24"/>
          </w:rPr>
          <w:t>F</w:t>
        </w:r>
      </w:ins>
      <w:moveTo w:id="42" w:author="Andreas Fahlman" w:date="2022-06-22T11:41:00Z">
        <w:r>
          <w:rPr>
            <w:rFonts w:ascii="Times New Roman" w:hAnsi="Times New Roman" w:cs="Times New Roman"/>
            <w:i w:val="0"/>
            <w:iCs w:val="0"/>
            <w:color w:val="000000" w:themeColor="text1"/>
            <w:sz w:val="24"/>
            <w:szCs w:val="24"/>
          </w:rPr>
          <w:t>or species that were included in more than one database</w:t>
        </w:r>
      </w:moveTo>
      <w:ins w:id="43" w:author="Andreas Fahlman" w:date="2022-06-23T14:56:00Z">
        <w:r w:rsidR="009101B1">
          <w:rPr>
            <w:rFonts w:ascii="Times New Roman" w:hAnsi="Times New Roman" w:cs="Times New Roman"/>
            <w:i w:val="0"/>
            <w:iCs w:val="0"/>
            <w:color w:val="000000" w:themeColor="text1"/>
            <w:sz w:val="24"/>
            <w:szCs w:val="24"/>
          </w:rPr>
          <w:t xml:space="preserve"> or publication</w:t>
        </w:r>
      </w:ins>
      <w:moveTo w:id="44" w:author="Andreas Fahlman" w:date="2022-06-22T11:41:00Z">
        <w:r>
          <w:rPr>
            <w:rFonts w:ascii="Times New Roman" w:hAnsi="Times New Roman" w:cs="Times New Roman"/>
            <w:i w:val="0"/>
            <w:iCs w:val="0"/>
            <w:color w:val="000000" w:themeColor="text1"/>
            <w:sz w:val="24"/>
            <w:szCs w:val="24"/>
          </w:rPr>
          <w:t xml:space="preserve"> the reported </w:t>
        </w:r>
      </w:moveTo>
      <w:ins w:id="45" w:author="Andreas Fahlman" w:date="2022-06-22T11:43:00Z">
        <w:r>
          <w:rPr>
            <w:rFonts w:ascii="Times New Roman" w:hAnsi="Times New Roman" w:cs="Times New Roman"/>
            <w:i w:val="0"/>
            <w:iCs w:val="0"/>
            <w:color w:val="000000" w:themeColor="text1"/>
            <w:sz w:val="24"/>
            <w:szCs w:val="24"/>
          </w:rPr>
          <w:t xml:space="preserve">body mass and </w:t>
        </w:r>
      </w:ins>
      <w:moveTo w:id="46" w:author="Andreas Fahlman" w:date="2022-06-22T11:41:00Z">
        <w:r>
          <w:rPr>
            <w:rFonts w:ascii="Times New Roman" w:hAnsi="Times New Roman" w:cs="Times New Roman"/>
            <w:i w:val="0"/>
            <w:iCs w:val="0"/>
            <w:color w:val="000000" w:themeColor="text1"/>
            <w:sz w:val="24"/>
            <w:szCs w:val="24"/>
          </w:rPr>
          <w:t>BMR</w:t>
        </w:r>
      </w:moveTo>
      <w:ins w:id="47" w:author="Andreas Fahlman" w:date="2022-06-22T11:43:00Z">
        <w:r>
          <w:rPr>
            <w:rFonts w:ascii="Times New Roman" w:hAnsi="Times New Roman" w:cs="Times New Roman"/>
            <w:i w:val="0"/>
            <w:iCs w:val="0"/>
            <w:color w:val="000000" w:themeColor="text1"/>
            <w:sz w:val="24"/>
            <w:szCs w:val="24"/>
          </w:rPr>
          <w:t xml:space="preserve"> </w:t>
        </w:r>
      </w:ins>
      <w:moveTo w:id="48" w:author="Andreas Fahlman" w:date="2022-06-22T11:41:00Z">
        <w:del w:id="49" w:author="Andreas Fahlman" w:date="2022-06-22T11:43:00Z">
          <w:r w:rsidDel="00835836">
            <w:rPr>
              <w:rFonts w:ascii="Times New Roman" w:hAnsi="Times New Roman" w:cs="Times New Roman"/>
              <w:i w:val="0"/>
              <w:iCs w:val="0"/>
              <w:color w:val="000000" w:themeColor="text1"/>
              <w:sz w:val="24"/>
              <w:szCs w:val="24"/>
            </w:rPr>
            <w:delText xml:space="preserve">s from each database </w:delText>
          </w:r>
        </w:del>
        <w:r>
          <w:rPr>
            <w:rFonts w:ascii="Times New Roman" w:hAnsi="Times New Roman" w:cs="Times New Roman"/>
            <w:i w:val="0"/>
            <w:iCs w:val="0"/>
            <w:color w:val="000000" w:themeColor="text1"/>
            <w:sz w:val="24"/>
            <w:szCs w:val="24"/>
          </w:rPr>
          <w:t xml:space="preserve">were averaged. </w:t>
        </w:r>
      </w:moveTo>
      <w:ins w:id="50" w:author="Andreas Fahlman" w:date="2022-06-22T11:46:00Z">
        <w:r w:rsidR="00F1775F">
          <w:rPr>
            <w:rFonts w:ascii="Times New Roman" w:hAnsi="Times New Roman" w:cs="Times New Roman"/>
            <w:i w:val="0"/>
            <w:iCs w:val="0"/>
            <w:color w:val="000000" w:themeColor="text1"/>
            <w:sz w:val="24"/>
            <w:szCs w:val="24"/>
          </w:rPr>
          <w:t xml:space="preserve">The criteria for measuring BMR included mammals that were inactive </w:t>
        </w:r>
        <w:r w:rsidR="00F1775F" w:rsidRPr="00362E01">
          <w:rPr>
            <w:rFonts w:ascii="Times New Roman" w:hAnsi="Times New Roman" w:cs="Times New Roman"/>
            <w:i w:val="0"/>
            <w:iCs w:val="0"/>
            <w:color w:val="000000" w:themeColor="text1"/>
            <w:sz w:val="24"/>
            <w:szCs w:val="24"/>
          </w:rPr>
          <w:t>adult</w:t>
        </w:r>
        <w:r w:rsidR="00F1775F">
          <w:rPr>
            <w:rFonts w:ascii="Times New Roman" w:hAnsi="Times New Roman" w:cs="Times New Roman"/>
            <w:i w:val="0"/>
            <w:iCs w:val="0"/>
            <w:color w:val="000000" w:themeColor="text1"/>
            <w:sz w:val="24"/>
            <w:szCs w:val="24"/>
          </w:rPr>
          <w:t>s</w:t>
        </w:r>
        <w:r w:rsidR="00F1775F" w:rsidRPr="00362E01">
          <w:rPr>
            <w:rFonts w:ascii="Times New Roman" w:hAnsi="Times New Roman" w:cs="Times New Roman"/>
            <w:i w:val="0"/>
            <w:iCs w:val="0"/>
            <w:color w:val="000000" w:themeColor="text1"/>
            <w:sz w:val="24"/>
            <w:szCs w:val="24"/>
          </w:rPr>
          <w:t xml:space="preserve"> in a postabsorptive</w:t>
        </w:r>
        <w:r w:rsidR="00F1775F">
          <w:rPr>
            <w:rFonts w:ascii="Times New Roman" w:hAnsi="Times New Roman" w:cs="Times New Roman"/>
            <w:i w:val="0"/>
            <w:iCs w:val="0"/>
            <w:color w:val="000000" w:themeColor="text1"/>
            <w:sz w:val="24"/>
            <w:szCs w:val="24"/>
          </w:rPr>
          <w:t xml:space="preserve"> and</w:t>
        </w:r>
        <w:r w:rsidR="00F1775F" w:rsidRPr="00362E01">
          <w:rPr>
            <w:rFonts w:ascii="Times New Roman" w:hAnsi="Times New Roman" w:cs="Times New Roman"/>
            <w:i w:val="0"/>
            <w:iCs w:val="0"/>
            <w:color w:val="000000" w:themeColor="text1"/>
            <w:sz w:val="24"/>
            <w:szCs w:val="24"/>
          </w:rPr>
          <w:t xml:space="preserve"> nonreproductive state, </w:t>
        </w:r>
        <w:r w:rsidR="00F1775F">
          <w:rPr>
            <w:rFonts w:ascii="Times New Roman" w:hAnsi="Times New Roman" w:cs="Times New Roman"/>
            <w:i w:val="0"/>
            <w:iCs w:val="0"/>
            <w:color w:val="000000" w:themeColor="text1"/>
            <w:sz w:val="24"/>
            <w:szCs w:val="24"/>
          </w:rPr>
          <w:t>measured</w:t>
        </w:r>
        <w:r w:rsidR="00F1775F" w:rsidRPr="00362E01">
          <w:rPr>
            <w:rFonts w:ascii="Times New Roman" w:hAnsi="Times New Roman" w:cs="Times New Roman"/>
            <w:i w:val="0"/>
            <w:iCs w:val="0"/>
            <w:color w:val="000000" w:themeColor="text1"/>
            <w:sz w:val="24"/>
            <w:szCs w:val="24"/>
          </w:rPr>
          <w:t xml:space="preserve"> under thermoneutral conditions </w:t>
        </w:r>
        <w:r w:rsidR="00F1775F">
          <w:rPr>
            <w:rFonts w:ascii="Times New Roman" w:hAnsi="Times New Roman" w:cs="Times New Roman"/>
            <w:i w:val="0"/>
            <w:iCs w:val="0"/>
            <w:color w:val="000000" w:themeColor="text1"/>
            <w:sz w:val="24"/>
            <w:szCs w:val="24"/>
          </w:rPr>
          <w:fldChar w:fldCharType="begin"/>
        </w:r>
        <w:r w:rsidR="00F1775F">
          <w:rPr>
            <w:rFonts w:ascii="Times New Roman" w:hAnsi="Times New Roman" w:cs="Times New Roman"/>
            <w:i w:val="0"/>
            <w:iCs w:val="0"/>
            <w:color w:val="000000" w:themeColor="text1"/>
            <w:sz w:val="24"/>
            <w:szCs w:val="24"/>
          </w:rPr>
          <w:instrText xml:space="preserve"> ADDIN EN.CITE &lt;EndNote&gt;&lt;Cite&gt;&lt;Author&gt;Kleiber&lt;/Author&gt;&lt;Year&gt;1961&lt;/Year&gt;&lt;RecNum&gt;458&lt;/RecNum&gt;&lt;DisplayText&gt;(Kleiber, 1961)&lt;/DisplayText&gt;&lt;record&gt;&lt;rec-number&gt;458&lt;/rec-number&gt;&lt;foreign-keys&gt;&lt;key app="EN" db-id="xx5rvz2rypad0ferrdnp9avueprfsdrvarez" timestamp="1569855939"&gt;458&lt;/key&gt;&lt;/foreign-keys&gt;&lt;ref-type name="Book"&gt;6&lt;/ref-type&gt;&lt;contributors&gt;&lt;authors&gt;&lt;author&gt;Kleiber, M. &lt;/author&gt;&lt;/authors&gt;&lt;/contributors&gt;&lt;titles&gt;&lt;title&gt;The Fire of Life: An Introduction to Animal Energetics&lt;/title&gt;&lt;/titles&gt;&lt;dates&gt;&lt;year&gt;1961&lt;/year&gt;&lt;/dates&gt;&lt;pub-location&gt;New York&lt;/pub-location&gt;&lt;publisher&gt;Wiley&lt;/publisher&gt;&lt;urls&gt;&lt;/urls&gt;&lt;/record&gt;&lt;/Cite&gt;&lt;/EndNote&gt;</w:instrText>
        </w:r>
        <w:r w:rsidR="00F1775F">
          <w:rPr>
            <w:rFonts w:ascii="Times New Roman" w:hAnsi="Times New Roman" w:cs="Times New Roman"/>
            <w:i w:val="0"/>
            <w:iCs w:val="0"/>
            <w:color w:val="000000" w:themeColor="text1"/>
            <w:sz w:val="24"/>
            <w:szCs w:val="24"/>
          </w:rPr>
          <w:fldChar w:fldCharType="separate"/>
        </w:r>
        <w:r w:rsidR="00F1775F">
          <w:rPr>
            <w:rFonts w:ascii="Times New Roman" w:hAnsi="Times New Roman" w:cs="Times New Roman"/>
            <w:i w:val="0"/>
            <w:iCs w:val="0"/>
            <w:noProof/>
            <w:color w:val="000000" w:themeColor="text1"/>
            <w:sz w:val="24"/>
            <w:szCs w:val="24"/>
          </w:rPr>
          <w:t>(Kleiber, 1961)</w:t>
        </w:r>
        <w:r w:rsidR="00F1775F">
          <w:rPr>
            <w:rFonts w:ascii="Times New Roman" w:hAnsi="Times New Roman" w:cs="Times New Roman"/>
            <w:i w:val="0"/>
            <w:iCs w:val="0"/>
            <w:color w:val="000000" w:themeColor="text1"/>
            <w:sz w:val="24"/>
            <w:szCs w:val="24"/>
          </w:rPr>
          <w:fldChar w:fldCharType="end"/>
        </w:r>
        <w:r w:rsidR="00F1775F">
          <w:rPr>
            <w:rFonts w:ascii="Times New Roman" w:hAnsi="Times New Roman" w:cs="Times New Roman"/>
            <w:i w:val="0"/>
            <w:iCs w:val="0"/>
            <w:color w:val="000000" w:themeColor="text1"/>
            <w:sz w:val="24"/>
            <w:szCs w:val="24"/>
          </w:rPr>
          <w:t>, and mammals living in aquatic environments had measurements taken in the water</w:t>
        </w:r>
        <w:r w:rsidR="00F1775F" w:rsidRPr="00362E01">
          <w:rPr>
            <w:rFonts w:ascii="Times New Roman" w:hAnsi="Times New Roman" w:cs="Times New Roman"/>
            <w:i w:val="0"/>
            <w:iCs w:val="0"/>
            <w:color w:val="000000" w:themeColor="text1"/>
            <w:sz w:val="24"/>
            <w:szCs w:val="24"/>
          </w:rPr>
          <w:t>.</w:t>
        </w:r>
      </w:ins>
      <w:ins w:id="51" w:author="Andreas Fahlman" w:date="2022-06-22T11:47:00Z">
        <w:r w:rsidR="00F1775F">
          <w:rPr>
            <w:rFonts w:ascii="Times New Roman" w:hAnsi="Times New Roman" w:cs="Times New Roman"/>
            <w:i w:val="0"/>
            <w:iCs w:val="0"/>
            <w:color w:val="000000" w:themeColor="text1"/>
            <w:sz w:val="24"/>
            <w:szCs w:val="24"/>
          </w:rPr>
          <w:t xml:space="preserve"> </w:t>
        </w:r>
      </w:ins>
      <w:ins w:id="52" w:author="Andreas Fahlman" w:date="2022-06-22T11:49:00Z">
        <w:r w:rsidR="00F1775F">
          <w:rPr>
            <w:rFonts w:ascii="Times New Roman" w:hAnsi="Times New Roman" w:cs="Times New Roman"/>
            <w:i w:val="0"/>
            <w:iCs w:val="0"/>
            <w:color w:val="000000" w:themeColor="text1"/>
            <w:sz w:val="24"/>
            <w:szCs w:val="24"/>
          </w:rPr>
          <w:t>W</w:t>
        </w:r>
      </w:ins>
      <w:ins w:id="53" w:author="Andreas Fahlman" w:date="2022-06-22T11:47:00Z">
        <w:r w:rsidR="00F1775F">
          <w:rPr>
            <w:rFonts w:ascii="Times New Roman" w:hAnsi="Times New Roman" w:cs="Times New Roman"/>
            <w:i w:val="0"/>
            <w:iCs w:val="0"/>
            <w:color w:val="000000" w:themeColor="text1"/>
            <w:sz w:val="24"/>
            <w:szCs w:val="24"/>
          </w:rPr>
          <w:t xml:space="preserve">e aimed to only include data for which all criteria for BMR were followed, but for some </w:t>
        </w:r>
      </w:ins>
      <w:ins w:id="54" w:author="Andreas Fahlman" w:date="2022-06-22T11:49:00Z">
        <w:r w:rsidR="00F1775F">
          <w:rPr>
            <w:rFonts w:ascii="Times New Roman" w:hAnsi="Times New Roman" w:cs="Times New Roman"/>
            <w:i w:val="0"/>
            <w:iCs w:val="0"/>
            <w:color w:val="000000" w:themeColor="text1"/>
            <w:sz w:val="24"/>
            <w:szCs w:val="24"/>
          </w:rPr>
          <w:t>species this could not be assured</w:t>
        </w:r>
      </w:ins>
      <w:proofErr w:type="gramStart"/>
      <w:ins w:id="55" w:author="Andreas Fahlman" w:date="2022-06-23T14:56:00Z">
        <w:r w:rsidR="009101B1">
          <w:rPr>
            <w:rFonts w:ascii="Times New Roman" w:hAnsi="Times New Roman" w:cs="Times New Roman"/>
            <w:i w:val="0"/>
            <w:iCs w:val="0"/>
            <w:color w:val="000000" w:themeColor="text1"/>
            <w:sz w:val="24"/>
            <w:szCs w:val="24"/>
          </w:rPr>
          <w:t>, .</w:t>
        </w:r>
        <w:proofErr w:type="gramEnd"/>
        <w:r w:rsidR="009101B1">
          <w:rPr>
            <w:rFonts w:ascii="Times New Roman" w:hAnsi="Times New Roman" w:cs="Times New Roman"/>
            <w:i w:val="0"/>
            <w:iCs w:val="0"/>
            <w:color w:val="000000" w:themeColor="text1"/>
            <w:sz w:val="24"/>
            <w:szCs w:val="24"/>
          </w:rPr>
          <w:t xml:space="preserve">e.g. the thermoneutral zone is </w:t>
        </w:r>
      </w:ins>
      <w:ins w:id="56" w:author="Andreas Fahlman" w:date="2022-06-23T14:57:00Z">
        <w:r w:rsidR="009101B1">
          <w:rPr>
            <w:rFonts w:ascii="Times New Roman" w:hAnsi="Times New Roman" w:cs="Times New Roman"/>
            <w:i w:val="0"/>
            <w:iCs w:val="0"/>
            <w:color w:val="000000" w:themeColor="text1"/>
            <w:sz w:val="24"/>
            <w:szCs w:val="24"/>
          </w:rPr>
          <w:t>only known for a few number of aquatic species</w:t>
        </w:r>
      </w:ins>
      <w:ins w:id="57" w:author="Andreas Fahlman" w:date="2022-06-22T11:49:00Z">
        <w:r w:rsidR="00F1775F">
          <w:rPr>
            <w:rFonts w:ascii="Times New Roman" w:hAnsi="Times New Roman" w:cs="Times New Roman"/>
            <w:i w:val="0"/>
            <w:iCs w:val="0"/>
            <w:color w:val="000000" w:themeColor="text1"/>
            <w:sz w:val="24"/>
            <w:szCs w:val="24"/>
          </w:rPr>
          <w:t xml:space="preserve"> (see Tab</w:t>
        </w:r>
      </w:ins>
      <w:ins w:id="58" w:author="Andreas Fahlman" w:date="2022-06-22T14:55:00Z">
        <w:r w:rsidR="00691C78">
          <w:rPr>
            <w:rFonts w:ascii="Times New Roman" w:hAnsi="Times New Roman" w:cs="Times New Roman"/>
            <w:i w:val="0"/>
            <w:iCs w:val="0"/>
            <w:color w:val="000000" w:themeColor="text1"/>
            <w:sz w:val="24"/>
            <w:szCs w:val="24"/>
          </w:rPr>
          <w:t>l</w:t>
        </w:r>
      </w:ins>
      <w:ins w:id="59" w:author="Andreas Fahlman" w:date="2022-06-22T14:56:00Z">
        <w:r w:rsidR="00691C78">
          <w:rPr>
            <w:rFonts w:ascii="Times New Roman" w:hAnsi="Times New Roman" w:cs="Times New Roman"/>
            <w:i w:val="0"/>
            <w:iCs w:val="0"/>
            <w:color w:val="000000" w:themeColor="text1"/>
            <w:sz w:val="24"/>
            <w:szCs w:val="24"/>
          </w:rPr>
          <w:t>e 2)</w:t>
        </w:r>
      </w:ins>
      <w:ins w:id="60" w:author="Andreas Fahlman" w:date="2022-06-22T11:47:00Z">
        <w:r w:rsidR="00F1775F">
          <w:rPr>
            <w:rFonts w:ascii="Times New Roman" w:hAnsi="Times New Roman" w:cs="Times New Roman"/>
            <w:i w:val="0"/>
            <w:iCs w:val="0"/>
            <w:color w:val="000000" w:themeColor="text1"/>
            <w:sz w:val="24"/>
            <w:szCs w:val="24"/>
          </w:rPr>
          <w:t xml:space="preserve">. We therefore include </w:t>
        </w:r>
      </w:ins>
      <w:ins w:id="61" w:author="Andreas Fahlman" w:date="2022-06-22T11:48:00Z">
        <w:r w:rsidR="00F1775F">
          <w:rPr>
            <w:rFonts w:ascii="Times New Roman" w:hAnsi="Times New Roman" w:cs="Times New Roman"/>
            <w:i w:val="0"/>
            <w:iCs w:val="0"/>
            <w:color w:val="000000" w:themeColor="text1"/>
            <w:sz w:val="24"/>
            <w:szCs w:val="24"/>
          </w:rPr>
          <w:t xml:space="preserve">the reported criteria in the supplementary material based on the primary source. </w:t>
        </w:r>
      </w:ins>
      <w:moveTo w:id="62" w:author="Andreas Fahlman" w:date="2022-06-22T11:41:00Z">
        <w:del w:id="63" w:author="Andreas Fahlman" w:date="2022-06-22T11:45:00Z">
          <w:r w:rsidDel="00F1775F">
            <w:rPr>
              <w:rFonts w:ascii="Times New Roman" w:hAnsi="Times New Roman" w:cs="Times New Roman"/>
              <w:i w:val="0"/>
              <w:iCs w:val="0"/>
              <w:color w:val="000000" w:themeColor="text1"/>
              <w:sz w:val="24"/>
              <w:szCs w:val="24"/>
            </w:rPr>
            <w:delText>O</w:delText>
          </w:r>
          <w:r w:rsidRPr="00362E01" w:rsidDel="00F1775F">
            <w:rPr>
              <w:rFonts w:ascii="Times New Roman" w:hAnsi="Times New Roman" w:cs="Times New Roman"/>
              <w:i w:val="0"/>
              <w:iCs w:val="0"/>
              <w:color w:val="000000" w:themeColor="text1"/>
              <w:sz w:val="24"/>
              <w:szCs w:val="24"/>
            </w:rPr>
            <w:delText>nly th</w:delText>
          </w:r>
          <w:r w:rsidDel="00F1775F">
            <w:rPr>
              <w:rFonts w:ascii="Times New Roman" w:hAnsi="Times New Roman" w:cs="Times New Roman"/>
              <w:i w:val="0"/>
              <w:iCs w:val="0"/>
              <w:color w:val="000000" w:themeColor="text1"/>
              <w:sz w:val="24"/>
              <w:szCs w:val="24"/>
            </w:rPr>
            <w:delText>e data</w:delText>
          </w:r>
          <w:r w:rsidRPr="00362E01" w:rsidDel="00F1775F">
            <w:rPr>
              <w:rFonts w:ascii="Times New Roman" w:hAnsi="Times New Roman" w:cs="Times New Roman"/>
              <w:i w:val="0"/>
              <w:iCs w:val="0"/>
              <w:color w:val="000000" w:themeColor="text1"/>
              <w:sz w:val="24"/>
              <w:szCs w:val="24"/>
            </w:rPr>
            <w:delText xml:space="preserve"> wh</w:delText>
          </w:r>
          <w:r w:rsidDel="00F1775F">
            <w:rPr>
              <w:rFonts w:ascii="Times New Roman" w:hAnsi="Times New Roman" w:cs="Times New Roman"/>
              <w:i w:val="0"/>
              <w:iCs w:val="0"/>
              <w:color w:val="000000" w:themeColor="text1"/>
              <w:sz w:val="24"/>
              <w:szCs w:val="24"/>
            </w:rPr>
            <w:delText>ere the mammal was reported to be post-absorptive were extracted.</w:delText>
          </w:r>
        </w:del>
      </w:moveTo>
      <w:moveToRangeEnd w:id="30"/>
      <w:del w:id="64" w:author="Andreas Fahlman" w:date="2022-06-22T11:41:00Z">
        <w:r w:rsidR="009D0065" w:rsidDel="00835836">
          <w:rPr>
            <w:rFonts w:ascii="Times New Roman" w:hAnsi="Times New Roman" w:cs="Times New Roman"/>
            <w:i w:val="0"/>
            <w:iCs w:val="0"/>
            <w:color w:val="000000" w:themeColor="text1"/>
            <w:sz w:val="24"/>
            <w:szCs w:val="24"/>
          </w:rPr>
          <w:delText xml:space="preserve">We </w:delText>
        </w:r>
      </w:del>
      <w:del w:id="65" w:author="Andreas Fahlman" w:date="2022-06-22T11:45:00Z">
        <w:r w:rsidR="009A6EFB" w:rsidRPr="00362E01" w:rsidDel="00F1775F">
          <w:rPr>
            <w:rFonts w:ascii="Times New Roman" w:hAnsi="Times New Roman" w:cs="Times New Roman"/>
            <w:i w:val="0"/>
            <w:iCs w:val="0"/>
            <w:color w:val="000000" w:themeColor="text1"/>
            <w:sz w:val="24"/>
            <w:szCs w:val="24"/>
          </w:rPr>
          <w:delText xml:space="preserve">Only metabolic measurements that followed the definition for </w:delText>
        </w:r>
        <w:r w:rsidR="005E793D" w:rsidDel="00F1775F">
          <w:rPr>
            <w:rFonts w:ascii="Times New Roman" w:hAnsi="Times New Roman" w:cs="Times New Roman"/>
            <w:i w:val="0"/>
            <w:iCs w:val="0"/>
            <w:color w:val="000000" w:themeColor="text1"/>
            <w:sz w:val="24"/>
            <w:szCs w:val="24"/>
          </w:rPr>
          <w:delText>BMR</w:delText>
        </w:r>
        <w:r w:rsidR="009A6EFB" w:rsidRPr="00362E01" w:rsidDel="00F1775F">
          <w:rPr>
            <w:rFonts w:ascii="Times New Roman" w:hAnsi="Times New Roman" w:cs="Times New Roman"/>
            <w:i w:val="0"/>
            <w:iCs w:val="0"/>
            <w:color w:val="000000" w:themeColor="text1"/>
            <w:sz w:val="24"/>
            <w:szCs w:val="24"/>
          </w:rPr>
          <w:delText xml:space="preserve"> were included in the data set</w:delText>
        </w:r>
        <w:r w:rsidR="00767D58" w:rsidDel="00F1775F">
          <w:rPr>
            <w:rFonts w:ascii="Times New Roman" w:hAnsi="Times New Roman" w:cs="Times New Roman"/>
            <w:i w:val="0"/>
            <w:iCs w:val="0"/>
            <w:color w:val="000000" w:themeColor="text1"/>
            <w:sz w:val="24"/>
            <w:szCs w:val="24"/>
          </w:rPr>
          <w:delText>.</w:delText>
        </w:r>
        <w:r w:rsidR="005B05C8" w:rsidRPr="005B05C8" w:rsidDel="00F1775F">
          <w:rPr>
            <w:rFonts w:ascii="Times New Roman" w:hAnsi="Times New Roman" w:cs="Times New Roman"/>
            <w:i w:val="0"/>
            <w:iCs w:val="0"/>
            <w:color w:val="000000" w:themeColor="text1"/>
            <w:sz w:val="24"/>
            <w:szCs w:val="24"/>
          </w:rPr>
          <w:delText xml:space="preserve"> </w:delText>
        </w:r>
      </w:del>
      <w:del w:id="66" w:author="Andreas Fahlman" w:date="2022-06-22T11:46:00Z">
        <w:r w:rsidR="009D218F" w:rsidDel="00F1775F">
          <w:rPr>
            <w:rFonts w:ascii="Times New Roman" w:hAnsi="Times New Roman" w:cs="Times New Roman"/>
            <w:i w:val="0"/>
            <w:iCs w:val="0"/>
            <w:color w:val="000000" w:themeColor="text1"/>
            <w:sz w:val="24"/>
            <w:szCs w:val="24"/>
          </w:rPr>
          <w:delText xml:space="preserve">The criteria for measuring BMR included </w:delText>
        </w:r>
        <w:r w:rsidR="00452BEC" w:rsidDel="00F1775F">
          <w:rPr>
            <w:rFonts w:ascii="Times New Roman" w:hAnsi="Times New Roman" w:cs="Times New Roman"/>
            <w:i w:val="0"/>
            <w:iCs w:val="0"/>
            <w:color w:val="000000" w:themeColor="text1"/>
            <w:sz w:val="24"/>
            <w:szCs w:val="24"/>
          </w:rPr>
          <w:delText>mammal</w:delText>
        </w:r>
        <w:r w:rsidR="009D218F" w:rsidDel="00F1775F">
          <w:rPr>
            <w:rFonts w:ascii="Times New Roman" w:hAnsi="Times New Roman" w:cs="Times New Roman"/>
            <w:i w:val="0"/>
            <w:iCs w:val="0"/>
            <w:color w:val="000000" w:themeColor="text1"/>
            <w:sz w:val="24"/>
            <w:szCs w:val="24"/>
          </w:rPr>
          <w:delText xml:space="preserve">s that were inactive </w:delText>
        </w:r>
        <w:r w:rsidR="009D218F" w:rsidRPr="00362E01" w:rsidDel="00F1775F">
          <w:rPr>
            <w:rFonts w:ascii="Times New Roman" w:hAnsi="Times New Roman" w:cs="Times New Roman"/>
            <w:i w:val="0"/>
            <w:iCs w:val="0"/>
            <w:color w:val="000000" w:themeColor="text1"/>
            <w:sz w:val="24"/>
            <w:szCs w:val="24"/>
          </w:rPr>
          <w:delText>adult</w:delText>
        </w:r>
        <w:r w:rsidR="009D218F" w:rsidDel="00F1775F">
          <w:rPr>
            <w:rFonts w:ascii="Times New Roman" w:hAnsi="Times New Roman" w:cs="Times New Roman"/>
            <w:i w:val="0"/>
            <w:iCs w:val="0"/>
            <w:color w:val="000000" w:themeColor="text1"/>
            <w:sz w:val="24"/>
            <w:szCs w:val="24"/>
          </w:rPr>
          <w:delText>s</w:delText>
        </w:r>
        <w:r w:rsidR="009D218F" w:rsidRPr="00362E01" w:rsidDel="00F1775F">
          <w:rPr>
            <w:rFonts w:ascii="Times New Roman" w:hAnsi="Times New Roman" w:cs="Times New Roman"/>
            <w:i w:val="0"/>
            <w:iCs w:val="0"/>
            <w:color w:val="000000" w:themeColor="text1"/>
            <w:sz w:val="24"/>
            <w:szCs w:val="24"/>
          </w:rPr>
          <w:delText xml:space="preserve"> in a postabsorptive</w:delText>
        </w:r>
        <w:r w:rsidR="009D218F" w:rsidDel="00F1775F">
          <w:rPr>
            <w:rFonts w:ascii="Times New Roman" w:hAnsi="Times New Roman" w:cs="Times New Roman"/>
            <w:i w:val="0"/>
            <w:iCs w:val="0"/>
            <w:color w:val="000000" w:themeColor="text1"/>
            <w:sz w:val="24"/>
            <w:szCs w:val="24"/>
          </w:rPr>
          <w:delText xml:space="preserve"> and</w:delText>
        </w:r>
        <w:r w:rsidR="009D218F" w:rsidRPr="00362E01" w:rsidDel="00F1775F">
          <w:rPr>
            <w:rFonts w:ascii="Times New Roman" w:hAnsi="Times New Roman" w:cs="Times New Roman"/>
            <w:i w:val="0"/>
            <w:iCs w:val="0"/>
            <w:color w:val="000000" w:themeColor="text1"/>
            <w:sz w:val="24"/>
            <w:szCs w:val="24"/>
          </w:rPr>
          <w:delText xml:space="preserve"> nonreproductive state, </w:delText>
        </w:r>
        <w:r w:rsidR="009D218F" w:rsidDel="00F1775F">
          <w:rPr>
            <w:rFonts w:ascii="Times New Roman" w:hAnsi="Times New Roman" w:cs="Times New Roman"/>
            <w:i w:val="0"/>
            <w:iCs w:val="0"/>
            <w:color w:val="000000" w:themeColor="text1"/>
            <w:sz w:val="24"/>
            <w:szCs w:val="24"/>
          </w:rPr>
          <w:delText>measured</w:delText>
        </w:r>
        <w:r w:rsidR="009D218F" w:rsidRPr="00362E01" w:rsidDel="00F1775F">
          <w:rPr>
            <w:rFonts w:ascii="Times New Roman" w:hAnsi="Times New Roman" w:cs="Times New Roman"/>
            <w:i w:val="0"/>
            <w:iCs w:val="0"/>
            <w:color w:val="000000" w:themeColor="text1"/>
            <w:sz w:val="24"/>
            <w:szCs w:val="24"/>
          </w:rPr>
          <w:delText xml:space="preserve"> under thermoneutral conditions </w:delText>
        </w:r>
        <w:r w:rsidR="009A6EFB" w:rsidDel="00F1775F">
          <w:rPr>
            <w:rFonts w:ascii="Times New Roman" w:hAnsi="Times New Roman" w:cs="Times New Roman"/>
            <w:i w:val="0"/>
            <w:iCs w:val="0"/>
            <w:color w:val="000000" w:themeColor="text1"/>
            <w:sz w:val="24"/>
            <w:szCs w:val="24"/>
          </w:rPr>
          <w:fldChar w:fldCharType="begin"/>
        </w:r>
        <w:r w:rsidR="009A6EFB" w:rsidDel="00F1775F">
          <w:rPr>
            <w:rFonts w:ascii="Times New Roman" w:hAnsi="Times New Roman" w:cs="Times New Roman"/>
            <w:i w:val="0"/>
            <w:iCs w:val="0"/>
            <w:color w:val="000000" w:themeColor="text1"/>
            <w:sz w:val="24"/>
            <w:szCs w:val="24"/>
          </w:rPr>
          <w:delInstrText xml:space="preserve"> ADDIN EN.CITE &lt;EndNote&gt;&lt;Cite&gt;&lt;Author&gt;Kleiber&lt;/Author&gt;&lt;Year&gt;1961&lt;/Year&gt;&lt;RecNum&gt;458&lt;/RecNum&gt;&lt;DisplayText&gt;(Kleiber, 1961)&lt;/DisplayText&gt;&lt;record&gt;&lt;rec-number&gt;458&lt;/rec-number&gt;&lt;foreign-keys&gt;&lt;key app="EN" db-id="xx5rvz2rypad0ferrdnp9avueprfsdrvarez" timestamp="1569855939"&gt;458&lt;/key&gt;&lt;/foreign-keys&gt;&lt;ref-type name="Book"&gt;6&lt;/ref-type&gt;&lt;contributors&gt;&lt;authors&gt;&lt;author&gt;Kleiber, M. &lt;/author&gt;&lt;/authors&gt;&lt;/contributors&gt;&lt;titles&gt;&lt;title&gt;The Fire of Life: An Introduction to Animal Energetics&lt;/title&gt;&lt;/titles&gt;&lt;dates&gt;&lt;year&gt;1961&lt;/year&gt;&lt;/dates&gt;&lt;pub-location&gt;New York&lt;/pub-location&gt;&lt;publisher&gt;Wiley&lt;/publisher&gt;&lt;urls&gt;&lt;/urls&gt;&lt;/record&gt;&lt;/Cite&gt;&lt;/EndNote&gt;</w:delInstrText>
        </w:r>
        <w:r w:rsidR="009A6EFB" w:rsidDel="00F1775F">
          <w:rPr>
            <w:rFonts w:ascii="Times New Roman" w:hAnsi="Times New Roman" w:cs="Times New Roman"/>
            <w:i w:val="0"/>
            <w:iCs w:val="0"/>
            <w:color w:val="000000" w:themeColor="text1"/>
            <w:sz w:val="24"/>
            <w:szCs w:val="24"/>
          </w:rPr>
          <w:fldChar w:fldCharType="separate"/>
        </w:r>
        <w:r w:rsidR="009A6EFB" w:rsidDel="00F1775F">
          <w:rPr>
            <w:rFonts w:ascii="Times New Roman" w:hAnsi="Times New Roman" w:cs="Times New Roman"/>
            <w:i w:val="0"/>
            <w:iCs w:val="0"/>
            <w:noProof/>
            <w:color w:val="000000" w:themeColor="text1"/>
            <w:sz w:val="24"/>
            <w:szCs w:val="24"/>
          </w:rPr>
          <w:delText>(Kleiber, 1961)</w:delText>
        </w:r>
        <w:r w:rsidR="009A6EFB" w:rsidDel="00F1775F">
          <w:rPr>
            <w:rFonts w:ascii="Times New Roman" w:hAnsi="Times New Roman" w:cs="Times New Roman"/>
            <w:i w:val="0"/>
            <w:iCs w:val="0"/>
            <w:color w:val="000000" w:themeColor="text1"/>
            <w:sz w:val="24"/>
            <w:szCs w:val="24"/>
          </w:rPr>
          <w:fldChar w:fldCharType="end"/>
        </w:r>
        <w:r w:rsidR="000649F9" w:rsidDel="00F1775F">
          <w:rPr>
            <w:rFonts w:ascii="Times New Roman" w:hAnsi="Times New Roman" w:cs="Times New Roman"/>
            <w:i w:val="0"/>
            <w:iCs w:val="0"/>
            <w:color w:val="000000" w:themeColor="text1"/>
            <w:sz w:val="24"/>
            <w:szCs w:val="24"/>
          </w:rPr>
          <w:delText>, and mammals living in aquatic environments had measurements taken in the water</w:delText>
        </w:r>
        <w:r w:rsidR="009A6EFB" w:rsidRPr="00362E01" w:rsidDel="00F1775F">
          <w:rPr>
            <w:rFonts w:ascii="Times New Roman" w:hAnsi="Times New Roman" w:cs="Times New Roman"/>
            <w:i w:val="0"/>
            <w:iCs w:val="0"/>
            <w:color w:val="000000" w:themeColor="text1"/>
            <w:sz w:val="24"/>
            <w:szCs w:val="24"/>
          </w:rPr>
          <w:delText>.</w:delText>
        </w:r>
      </w:del>
      <w:del w:id="67" w:author="Andreas Fahlman" w:date="2022-06-22T11:48:00Z">
        <w:r w:rsidR="009A6EFB" w:rsidRPr="00362E01" w:rsidDel="00F1775F">
          <w:rPr>
            <w:rFonts w:ascii="Times New Roman" w:hAnsi="Times New Roman" w:cs="Times New Roman"/>
            <w:i w:val="0"/>
            <w:iCs w:val="0"/>
            <w:color w:val="000000" w:themeColor="text1"/>
            <w:sz w:val="24"/>
            <w:szCs w:val="24"/>
          </w:rPr>
          <w:delText xml:space="preserve"> </w:delText>
        </w:r>
      </w:del>
      <w:moveFromRangeStart w:id="68" w:author="Andreas Fahlman" w:date="2022-06-22T11:42:00Z" w:name="move106790565"/>
      <w:moveFrom w:id="69" w:author="Andreas Fahlman" w:date="2022-06-22T11:42:00Z">
        <w:r w:rsidR="00157388" w:rsidDel="00835836">
          <w:rPr>
            <w:rFonts w:ascii="Times New Roman" w:hAnsi="Times New Roman" w:cs="Times New Roman"/>
            <w:i w:val="0"/>
            <w:iCs w:val="0"/>
            <w:color w:val="000000" w:themeColor="text1"/>
            <w:sz w:val="24"/>
            <w:szCs w:val="24"/>
          </w:rPr>
          <w:t xml:space="preserve">Basal </w:t>
        </w:r>
        <w:r w:rsidR="00362E01" w:rsidRPr="00362E01" w:rsidDel="00835836">
          <w:rPr>
            <w:rFonts w:ascii="Times New Roman" w:hAnsi="Times New Roman" w:cs="Times New Roman"/>
            <w:i w:val="0"/>
            <w:iCs w:val="0"/>
            <w:color w:val="000000" w:themeColor="text1"/>
            <w:sz w:val="24"/>
            <w:szCs w:val="24"/>
          </w:rPr>
          <w:t>metabolic rate from 7</w:t>
        </w:r>
        <w:r w:rsidR="00F6081B" w:rsidDel="00835836">
          <w:rPr>
            <w:rFonts w:ascii="Times New Roman" w:hAnsi="Times New Roman" w:cs="Times New Roman"/>
            <w:i w:val="0"/>
            <w:iCs w:val="0"/>
            <w:color w:val="000000" w:themeColor="text1"/>
            <w:sz w:val="24"/>
            <w:szCs w:val="24"/>
          </w:rPr>
          <w:t>0</w:t>
        </w:r>
        <w:r w:rsidR="009A6EFB" w:rsidDel="00835836">
          <w:rPr>
            <w:rFonts w:ascii="Times New Roman" w:hAnsi="Times New Roman" w:cs="Times New Roman"/>
            <w:i w:val="0"/>
            <w:iCs w:val="0"/>
            <w:color w:val="000000" w:themeColor="text1"/>
            <w:sz w:val="24"/>
            <w:szCs w:val="24"/>
          </w:rPr>
          <w:t>3</w:t>
        </w:r>
        <w:r w:rsidR="00362E01" w:rsidRPr="00362E01" w:rsidDel="00835836">
          <w:rPr>
            <w:rFonts w:ascii="Times New Roman" w:hAnsi="Times New Roman" w:cs="Times New Roman"/>
            <w:i w:val="0"/>
            <w:iCs w:val="0"/>
            <w:color w:val="000000" w:themeColor="text1"/>
            <w:sz w:val="24"/>
            <w:szCs w:val="24"/>
          </w:rPr>
          <w:t xml:space="preserve"> terrestrial and 1</w:t>
        </w:r>
        <w:r w:rsidR="000628A6" w:rsidDel="00835836">
          <w:rPr>
            <w:rFonts w:ascii="Times New Roman" w:hAnsi="Times New Roman" w:cs="Times New Roman"/>
            <w:i w:val="0"/>
            <w:iCs w:val="0"/>
            <w:color w:val="000000" w:themeColor="text1"/>
            <w:sz w:val="24"/>
            <w:szCs w:val="24"/>
          </w:rPr>
          <w:t>9</w:t>
        </w:r>
        <w:r w:rsidR="00362E01" w:rsidRPr="00362E01" w:rsidDel="00835836">
          <w:rPr>
            <w:rFonts w:ascii="Times New Roman" w:hAnsi="Times New Roman" w:cs="Times New Roman"/>
            <w:i w:val="0"/>
            <w:iCs w:val="0"/>
            <w:color w:val="000000" w:themeColor="text1"/>
            <w:sz w:val="24"/>
            <w:szCs w:val="24"/>
          </w:rPr>
          <w:t xml:space="preserve"> marine</w:t>
        </w:r>
        <w:r w:rsidR="009A6EFB" w:rsidDel="00835836">
          <w:rPr>
            <w:rFonts w:ascii="Times New Roman" w:hAnsi="Times New Roman" w:cs="Times New Roman"/>
            <w:i w:val="0"/>
            <w:iCs w:val="0"/>
            <w:color w:val="000000" w:themeColor="text1"/>
            <w:sz w:val="24"/>
            <w:szCs w:val="24"/>
          </w:rPr>
          <w:t>/aquatic</w:t>
        </w:r>
        <w:r w:rsidR="00362E01" w:rsidRPr="00362E01" w:rsidDel="00835836">
          <w:rPr>
            <w:rFonts w:ascii="Times New Roman" w:hAnsi="Times New Roman" w:cs="Times New Roman"/>
            <w:i w:val="0"/>
            <w:iCs w:val="0"/>
            <w:color w:val="000000" w:themeColor="text1"/>
            <w:sz w:val="24"/>
            <w:szCs w:val="24"/>
          </w:rPr>
          <w:t xml:space="preserve"> mammal species</w:t>
        </w:r>
        <w:r w:rsidR="009A6EFB" w:rsidDel="00835836">
          <w:rPr>
            <w:rFonts w:ascii="Times New Roman" w:hAnsi="Times New Roman" w:cs="Times New Roman"/>
            <w:i w:val="0"/>
            <w:iCs w:val="0"/>
            <w:color w:val="000000" w:themeColor="text1"/>
            <w:sz w:val="24"/>
            <w:szCs w:val="24"/>
          </w:rPr>
          <w:t xml:space="preserve"> </w:t>
        </w:r>
        <w:r w:rsidR="00362E01" w:rsidRPr="00362E01" w:rsidDel="00835836">
          <w:rPr>
            <w:rFonts w:ascii="Times New Roman" w:hAnsi="Times New Roman" w:cs="Times New Roman"/>
            <w:i w:val="0"/>
            <w:iCs w:val="0"/>
            <w:color w:val="000000" w:themeColor="text1"/>
            <w:sz w:val="24"/>
            <w:szCs w:val="24"/>
          </w:rPr>
          <w:t xml:space="preserve">were compiled from existing literature and unpublished data (Table 1). </w:t>
        </w:r>
      </w:moveFrom>
      <w:moveFromRangeEnd w:id="68"/>
      <w:r w:rsidR="00452BEC">
        <w:rPr>
          <w:rFonts w:ascii="Times New Roman" w:hAnsi="Times New Roman" w:cs="Times New Roman"/>
          <w:i w:val="0"/>
          <w:iCs w:val="0"/>
          <w:color w:val="000000" w:themeColor="text1"/>
          <w:sz w:val="24"/>
          <w:szCs w:val="24"/>
        </w:rPr>
        <w:t>Mammal</w:t>
      </w:r>
      <w:r w:rsidR="00362E01" w:rsidRPr="00362E01">
        <w:rPr>
          <w:rFonts w:ascii="Times New Roman" w:hAnsi="Times New Roman" w:cs="Times New Roman"/>
          <w:i w:val="0"/>
          <w:iCs w:val="0"/>
          <w:color w:val="000000" w:themeColor="text1"/>
          <w:sz w:val="24"/>
          <w:szCs w:val="24"/>
        </w:rPr>
        <w:t>s were categorized as terrestrial or marine</w:t>
      </w:r>
      <w:r w:rsidR="009A6EFB">
        <w:rPr>
          <w:rFonts w:ascii="Times New Roman" w:hAnsi="Times New Roman" w:cs="Times New Roman"/>
          <w:i w:val="0"/>
          <w:iCs w:val="0"/>
          <w:color w:val="000000" w:themeColor="text1"/>
          <w:sz w:val="24"/>
          <w:szCs w:val="24"/>
        </w:rPr>
        <w:t xml:space="preserve">/aquatic. </w:t>
      </w:r>
      <w:r w:rsidR="005E793D">
        <w:rPr>
          <w:rFonts w:ascii="Times New Roman" w:hAnsi="Times New Roman" w:cs="Times New Roman"/>
          <w:i w:val="0"/>
          <w:iCs w:val="0"/>
          <w:color w:val="000000" w:themeColor="text1"/>
          <w:sz w:val="24"/>
          <w:szCs w:val="24"/>
        </w:rPr>
        <w:t xml:space="preserve">We </w:t>
      </w:r>
      <w:r w:rsidR="00EA5563">
        <w:rPr>
          <w:rFonts w:ascii="Times New Roman" w:hAnsi="Times New Roman" w:cs="Times New Roman"/>
          <w:i w:val="0"/>
          <w:iCs w:val="0"/>
          <w:color w:val="000000" w:themeColor="text1"/>
          <w:sz w:val="24"/>
          <w:szCs w:val="24"/>
        </w:rPr>
        <w:t xml:space="preserve">hereafter </w:t>
      </w:r>
      <w:r w:rsidR="005E793D">
        <w:rPr>
          <w:rFonts w:ascii="Times New Roman" w:hAnsi="Times New Roman" w:cs="Times New Roman"/>
          <w:i w:val="0"/>
          <w:iCs w:val="0"/>
          <w:color w:val="000000" w:themeColor="text1"/>
          <w:sz w:val="24"/>
          <w:szCs w:val="24"/>
        </w:rPr>
        <w:t xml:space="preserve">use the </w:t>
      </w:r>
      <w:r w:rsidR="00EA5563">
        <w:rPr>
          <w:rFonts w:ascii="Times New Roman" w:hAnsi="Times New Roman" w:cs="Times New Roman"/>
          <w:i w:val="0"/>
          <w:iCs w:val="0"/>
          <w:color w:val="000000" w:themeColor="text1"/>
          <w:sz w:val="24"/>
          <w:szCs w:val="24"/>
        </w:rPr>
        <w:t xml:space="preserve">term </w:t>
      </w:r>
      <w:r w:rsidR="004808C1">
        <w:rPr>
          <w:rFonts w:ascii="Times New Roman" w:hAnsi="Times New Roman" w:cs="Times New Roman"/>
          <w:i w:val="0"/>
          <w:iCs w:val="0"/>
          <w:color w:val="000000" w:themeColor="text1"/>
          <w:sz w:val="24"/>
          <w:szCs w:val="24"/>
        </w:rPr>
        <w:t xml:space="preserve">aquatic </w:t>
      </w:r>
      <w:r w:rsidR="005E793D">
        <w:rPr>
          <w:rFonts w:ascii="Times New Roman" w:hAnsi="Times New Roman" w:cs="Times New Roman"/>
          <w:i w:val="0"/>
          <w:iCs w:val="0"/>
          <w:color w:val="000000" w:themeColor="text1"/>
          <w:sz w:val="24"/>
          <w:szCs w:val="24"/>
        </w:rPr>
        <w:t>rather than marine mammal, as not all species included in the definition are defined as marine mammals</w:t>
      </w:r>
      <w:r w:rsidR="00FF2DD0">
        <w:rPr>
          <w:rFonts w:ascii="Times New Roman" w:hAnsi="Times New Roman" w:cs="Times New Roman"/>
          <w:i w:val="0"/>
          <w:iCs w:val="0"/>
          <w:color w:val="000000" w:themeColor="text1"/>
          <w:sz w:val="24"/>
          <w:szCs w:val="24"/>
        </w:rPr>
        <w:t xml:space="preserve"> (</w:t>
      </w:r>
      <w:r w:rsidR="003646DF" w:rsidRPr="003646DF">
        <w:rPr>
          <w:rFonts w:ascii="Times New Roman" w:hAnsi="Times New Roman" w:cs="Times New Roman"/>
          <w:i w:val="0"/>
          <w:iCs w:val="0"/>
          <w:color w:val="000000" w:themeColor="text1"/>
          <w:sz w:val="24"/>
          <w:szCs w:val="24"/>
        </w:rPr>
        <w:t>cetacean</w:t>
      </w:r>
      <w:r w:rsidR="00FF2DD0">
        <w:rPr>
          <w:rFonts w:ascii="Times New Roman" w:hAnsi="Times New Roman" w:cs="Times New Roman"/>
          <w:i w:val="0"/>
          <w:iCs w:val="0"/>
          <w:color w:val="000000" w:themeColor="text1"/>
          <w:sz w:val="24"/>
          <w:szCs w:val="24"/>
        </w:rPr>
        <w:t>s</w:t>
      </w:r>
      <w:r w:rsidR="003646DF" w:rsidRPr="003646DF">
        <w:rPr>
          <w:rFonts w:ascii="Times New Roman" w:hAnsi="Times New Roman" w:cs="Times New Roman"/>
          <w:i w:val="0"/>
          <w:iCs w:val="0"/>
          <w:color w:val="000000" w:themeColor="text1"/>
          <w:sz w:val="24"/>
          <w:szCs w:val="24"/>
        </w:rPr>
        <w:t>, pinniped</w:t>
      </w:r>
      <w:r w:rsidR="00FF2DD0">
        <w:rPr>
          <w:rFonts w:ascii="Times New Roman" w:hAnsi="Times New Roman" w:cs="Times New Roman"/>
          <w:i w:val="0"/>
          <w:iCs w:val="0"/>
          <w:color w:val="000000" w:themeColor="text1"/>
          <w:sz w:val="24"/>
          <w:szCs w:val="24"/>
        </w:rPr>
        <w:t>s</w:t>
      </w:r>
      <w:r w:rsidR="003646DF" w:rsidRPr="003646DF">
        <w:rPr>
          <w:rFonts w:ascii="Times New Roman" w:hAnsi="Times New Roman" w:cs="Times New Roman"/>
          <w:i w:val="0"/>
          <w:iCs w:val="0"/>
          <w:color w:val="000000" w:themeColor="text1"/>
          <w:sz w:val="24"/>
          <w:szCs w:val="24"/>
        </w:rPr>
        <w:t>, sirenians, marine fissipeds</w:t>
      </w:r>
      <w:r w:rsidR="00FF2DD0">
        <w:rPr>
          <w:rFonts w:ascii="Times New Roman" w:hAnsi="Times New Roman" w:cs="Times New Roman"/>
          <w:i w:val="0"/>
          <w:iCs w:val="0"/>
          <w:color w:val="000000" w:themeColor="text1"/>
          <w:sz w:val="24"/>
          <w:szCs w:val="24"/>
        </w:rPr>
        <w:t>), such as the beaver and muskrat</w:t>
      </w:r>
      <w:r w:rsidR="005E793D">
        <w:rPr>
          <w:rFonts w:ascii="Times New Roman" w:hAnsi="Times New Roman" w:cs="Times New Roman"/>
          <w:i w:val="0"/>
          <w:iCs w:val="0"/>
          <w:color w:val="000000" w:themeColor="text1"/>
          <w:sz w:val="24"/>
          <w:szCs w:val="24"/>
        </w:rPr>
        <w:t xml:space="preserve">. </w:t>
      </w:r>
      <w:ins w:id="70" w:author="Andreas Fahlman" w:date="2022-06-23T13:51:00Z">
        <w:r w:rsidR="00930289">
          <w:rPr>
            <w:rFonts w:ascii="Times New Roman" w:hAnsi="Times New Roman" w:cs="Times New Roman"/>
            <w:i w:val="0"/>
            <w:iCs w:val="0"/>
            <w:color w:val="000000" w:themeColor="text1"/>
            <w:sz w:val="24"/>
            <w:szCs w:val="24"/>
          </w:rPr>
          <w:t>We restricted mammals over a similar body mass range from 10 kg (smallest aquatic mammal)</w:t>
        </w:r>
      </w:ins>
      <w:ins w:id="71" w:author="Andreas Fahlman" w:date="2022-06-23T13:52:00Z">
        <w:r w:rsidR="00930289">
          <w:rPr>
            <w:rFonts w:ascii="Times New Roman" w:hAnsi="Times New Roman" w:cs="Times New Roman"/>
            <w:i w:val="0"/>
            <w:iCs w:val="0"/>
            <w:color w:val="000000" w:themeColor="text1"/>
            <w:sz w:val="24"/>
            <w:szCs w:val="24"/>
          </w:rPr>
          <w:t xml:space="preserve"> to 5318 kg (largest </w:t>
        </w:r>
      </w:ins>
      <w:ins w:id="72" w:author="Andreas Fahlman" w:date="2022-06-23T13:53:00Z">
        <w:r w:rsidR="00930289">
          <w:rPr>
            <w:rFonts w:ascii="Times New Roman" w:hAnsi="Times New Roman" w:cs="Times New Roman"/>
            <w:i w:val="0"/>
            <w:iCs w:val="0"/>
            <w:color w:val="000000" w:themeColor="text1"/>
            <w:sz w:val="24"/>
            <w:szCs w:val="24"/>
          </w:rPr>
          <w:t>aquatic mammal). We therefore exclude a large number of smaller terrestrial mammals which have been used in previous studies</w:t>
        </w:r>
        <w:r w:rsidR="009B03CE">
          <w:rPr>
            <w:rFonts w:ascii="Times New Roman" w:hAnsi="Times New Roman" w:cs="Times New Roman"/>
            <w:i w:val="0"/>
            <w:iCs w:val="0"/>
            <w:color w:val="000000" w:themeColor="text1"/>
            <w:sz w:val="24"/>
            <w:szCs w:val="24"/>
          </w:rPr>
          <w:t>.</w:t>
        </w:r>
      </w:ins>
      <w:moveFromRangeStart w:id="73" w:author="Andreas Fahlman" w:date="2022-06-22T11:41:00Z" w:name="move106790504"/>
      <w:moveFrom w:id="74" w:author="Andreas Fahlman" w:date="2022-06-22T11:41:00Z">
        <w:r w:rsidR="00362E01" w:rsidRPr="00362E01" w:rsidDel="00835836">
          <w:rPr>
            <w:rFonts w:ascii="Times New Roman" w:hAnsi="Times New Roman" w:cs="Times New Roman"/>
            <w:i w:val="0"/>
            <w:iCs w:val="0"/>
            <w:color w:val="000000" w:themeColor="text1"/>
            <w:sz w:val="24"/>
            <w:szCs w:val="24"/>
          </w:rPr>
          <w:t xml:space="preserve">Most data were taken from previously </w:t>
        </w:r>
        <w:r w:rsidR="003646DF" w:rsidDel="00835836">
          <w:rPr>
            <w:rFonts w:ascii="Times New Roman" w:hAnsi="Times New Roman" w:cs="Times New Roman"/>
            <w:i w:val="0"/>
            <w:iCs w:val="0"/>
            <w:color w:val="000000" w:themeColor="text1"/>
            <w:sz w:val="24"/>
            <w:szCs w:val="24"/>
          </w:rPr>
          <w:t xml:space="preserve">published </w:t>
        </w:r>
        <w:r w:rsidR="00362E01" w:rsidRPr="00362E01" w:rsidDel="00835836">
          <w:rPr>
            <w:rFonts w:ascii="Times New Roman" w:hAnsi="Times New Roman" w:cs="Times New Roman"/>
            <w:i w:val="0"/>
            <w:iCs w:val="0"/>
            <w:color w:val="000000" w:themeColor="text1"/>
            <w:sz w:val="24"/>
            <w:szCs w:val="24"/>
          </w:rPr>
          <w:t xml:space="preserve">datasets </w:t>
        </w:r>
        <w:r w:rsidR="003445CF" w:rsidDel="00835836">
          <w:rPr>
            <w:rFonts w:ascii="Times New Roman" w:hAnsi="Times New Roman" w:cs="Times New Roman"/>
            <w:i w:val="0"/>
            <w:iCs w:val="0"/>
            <w:color w:val="000000" w:themeColor="text1"/>
            <w:sz w:val="24"/>
            <w:szCs w:val="24"/>
          </w:rPr>
          <w:fldChar w:fldCharType="begin">
            <w:fldData xml:space="preserve">PEVuZE5vdGU+PENpdGU+PEF1dGhvcj5HZW5vdWQ8L0F1dGhvcj48WWVhcj4yMDE4PC9ZZWFyPjxS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</w:fldData>
          </w:fldChar>
        </w:r>
        <w:r w:rsidR="00041AAB" w:rsidDel="00835836">
          <w:rPr>
            <w:rFonts w:ascii="Times New Roman" w:hAnsi="Times New Roman" w:cs="Times New Roman"/>
            <w:i w:val="0"/>
            <w:iCs w:val="0"/>
            <w:color w:val="000000" w:themeColor="text1"/>
            <w:sz w:val="24"/>
            <w:szCs w:val="24"/>
          </w:rPr>
          <w:instrText xml:space="preserve"> ADDIN EN.CITE </w:instrText>
        </w:r>
        <w:r w:rsidR="00041AAB" w:rsidDel="00835836">
          <w:rPr>
            <w:rFonts w:ascii="Times New Roman" w:hAnsi="Times New Roman" w:cs="Times New Roman"/>
            <w:i w:val="0"/>
            <w:iCs w:val="0"/>
            <w:color w:val="000000" w:themeColor="text1"/>
            <w:sz w:val="24"/>
            <w:szCs w:val="24"/>
          </w:rPr>
          <w:fldChar w:fldCharType="begin">
            <w:fldData xml:space="preserve">PEVuZE5vdGU+PENpdGU+PEF1dGhvcj5HZW5vdWQ8L0F1dGhvcj48WWVhcj4yMDE4PC9ZZWFyPjxS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</w:fldData>
          </w:fldChar>
        </w:r>
        <w:r w:rsidR="00041AAB" w:rsidDel="00835836">
          <w:rPr>
            <w:rFonts w:ascii="Times New Roman" w:hAnsi="Times New Roman" w:cs="Times New Roman"/>
            <w:i w:val="0"/>
            <w:iCs w:val="0"/>
            <w:color w:val="000000" w:themeColor="text1"/>
            <w:sz w:val="24"/>
            <w:szCs w:val="24"/>
          </w:rPr>
          <w:instrText xml:space="preserve"> ADDIN EN.CITE.DATA </w:instrText>
        </w:r>
      </w:moveFrom>
      <w:del w:id="75" w:author="Andreas Fahlman" w:date="2022-06-22T11:41:00Z">
        <w:r w:rsidR="00041AAB" w:rsidDel="00835836">
          <w:rPr>
            <w:rFonts w:ascii="Times New Roman" w:hAnsi="Times New Roman" w:cs="Times New Roman"/>
            <w:i w:val="0"/>
            <w:iCs w:val="0"/>
            <w:color w:val="000000" w:themeColor="text1"/>
            <w:sz w:val="24"/>
            <w:szCs w:val="24"/>
          </w:rPr>
        </w:r>
      </w:del>
      <w:moveFrom w:id="76" w:author="Andreas Fahlman" w:date="2022-06-22T11:41:00Z">
        <w:r w:rsidR="00041AAB" w:rsidDel="00835836">
          <w:rPr>
            <w:rFonts w:ascii="Times New Roman" w:hAnsi="Times New Roman" w:cs="Times New Roman"/>
            <w:i w:val="0"/>
            <w:iCs w:val="0"/>
            <w:color w:val="000000" w:themeColor="text1"/>
            <w:sz w:val="24"/>
            <w:szCs w:val="24"/>
          </w:rPr>
          <w:fldChar w:fldCharType="end"/>
        </w:r>
      </w:moveFrom>
      <w:del w:id="77" w:author="Andreas Fahlman" w:date="2022-06-22T11:41:00Z">
        <w:r w:rsidR="003445CF" w:rsidDel="00835836">
          <w:rPr>
            <w:rFonts w:ascii="Times New Roman" w:hAnsi="Times New Roman" w:cs="Times New Roman"/>
            <w:i w:val="0"/>
            <w:iCs w:val="0"/>
            <w:color w:val="000000" w:themeColor="text1"/>
            <w:sz w:val="24"/>
            <w:szCs w:val="24"/>
          </w:rPr>
        </w:r>
      </w:del>
      <w:moveFrom w:id="78" w:author="Andreas Fahlman" w:date="2022-06-22T11:41:00Z">
        <w:r w:rsidR="003445CF" w:rsidDel="00835836">
          <w:rPr>
            <w:rFonts w:ascii="Times New Roman" w:hAnsi="Times New Roman" w:cs="Times New Roman"/>
            <w:i w:val="0"/>
            <w:iCs w:val="0"/>
            <w:color w:val="000000" w:themeColor="text1"/>
            <w:sz w:val="24"/>
            <w:szCs w:val="24"/>
          </w:rPr>
          <w:fldChar w:fldCharType="separate"/>
        </w:r>
        <w:r w:rsidR="00041AAB" w:rsidDel="00835836">
          <w:rPr>
            <w:rFonts w:ascii="Times New Roman" w:hAnsi="Times New Roman" w:cs="Times New Roman"/>
            <w:i w:val="0"/>
            <w:iCs w:val="0"/>
            <w:noProof/>
            <w:color w:val="000000" w:themeColor="text1"/>
            <w:sz w:val="24"/>
            <w:szCs w:val="24"/>
          </w:rPr>
          <w:t>(Genoud et al., 2018; McNab, 2008; White and Seymour, 2003; White and Seymour, 2005)</w:t>
        </w:r>
        <w:r w:rsidR="003445CF" w:rsidDel="00835836">
          <w:rPr>
            <w:rFonts w:ascii="Times New Roman" w:hAnsi="Times New Roman" w:cs="Times New Roman"/>
            <w:i w:val="0"/>
            <w:iCs w:val="0"/>
            <w:color w:val="000000" w:themeColor="text1"/>
            <w:sz w:val="24"/>
            <w:szCs w:val="24"/>
          </w:rPr>
          <w:fldChar w:fldCharType="end"/>
        </w:r>
        <w:r w:rsidR="009A6EFB" w:rsidDel="00835836">
          <w:rPr>
            <w:rFonts w:ascii="Times New Roman" w:hAnsi="Times New Roman" w:cs="Times New Roman"/>
            <w:i w:val="0"/>
            <w:iCs w:val="0"/>
            <w:color w:val="000000" w:themeColor="text1"/>
            <w:sz w:val="24"/>
            <w:szCs w:val="24"/>
          </w:rPr>
          <w:t>, and</w:t>
        </w:r>
        <w:r w:rsidR="003445CF" w:rsidDel="00835836">
          <w:rPr>
            <w:rFonts w:ascii="Times New Roman" w:hAnsi="Times New Roman" w:cs="Times New Roman"/>
            <w:i w:val="0"/>
            <w:iCs w:val="0"/>
            <w:color w:val="000000" w:themeColor="text1"/>
            <w:sz w:val="24"/>
            <w:szCs w:val="24"/>
          </w:rPr>
          <w:t xml:space="preserve"> </w:t>
        </w:r>
        <w:r w:rsidR="007F00C3" w:rsidDel="00835836">
          <w:rPr>
            <w:rFonts w:ascii="Times New Roman" w:hAnsi="Times New Roman" w:cs="Times New Roman"/>
            <w:i w:val="0"/>
            <w:iCs w:val="0"/>
            <w:color w:val="000000" w:themeColor="text1"/>
            <w:sz w:val="24"/>
            <w:szCs w:val="24"/>
          </w:rPr>
          <w:t xml:space="preserve">for species that were included in more than one database the reported BMRs </w:t>
        </w:r>
        <w:r w:rsidR="00C37A69" w:rsidDel="00835836">
          <w:rPr>
            <w:rFonts w:ascii="Times New Roman" w:hAnsi="Times New Roman" w:cs="Times New Roman"/>
            <w:i w:val="0"/>
            <w:iCs w:val="0"/>
            <w:color w:val="000000" w:themeColor="text1"/>
            <w:sz w:val="24"/>
            <w:szCs w:val="24"/>
          </w:rPr>
          <w:t xml:space="preserve">from each database </w:t>
        </w:r>
        <w:r w:rsidR="007F00C3" w:rsidDel="00835836">
          <w:rPr>
            <w:rFonts w:ascii="Times New Roman" w:hAnsi="Times New Roman" w:cs="Times New Roman"/>
            <w:i w:val="0"/>
            <w:iCs w:val="0"/>
            <w:color w:val="000000" w:themeColor="text1"/>
            <w:sz w:val="24"/>
            <w:szCs w:val="24"/>
          </w:rPr>
          <w:t>were averaged</w:t>
        </w:r>
        <w:r w:rsidR="009A6EFB" w:rsidDel="00835836">
          <w:rPr>
            <w:rFonts w:ascii="Times New Roman" w:hAnsi="Times New Roman" w:cs="Times New Roman"/>
            <w:i w:val="0"/>
            <w:iCs w:val="0"/>
            <w:color w:val="000000" w:themeColor="text1"/>
            <w:sz w:val="24"/>
            <w:szCs w:val="24"/>
          </w:rPr>
          <w:t xml:space="preserve">. </w:t>
        </w:r>
        <w:r w:rsidR="0035725E" w:rsidDel="00835836">
          <w:rPr>
            <w:rFonts w:ascii="Times New Roman" w:hAnsi="Times New Roman" w:cs="Times New Roman"/>
            <w:i w:val="0"/>
            <w:iCs w:val="0"/>
            <w:color w:val="000000" w:themeColor="text1"/>
            <w:sz w:val="24"/>
            <w:szCs w:val="24"/>
          </w:rPr>
          <w:t>O</w:t>
        </w:r>
        <w:r w:rsidR="003B157C" w:rsidRPr="00362E01" w:rsidDel="00835836">
          <w:rPr>
            <w:rFonts w:ascii="Times New Roman" w:hAnsi="Times New Roman" w:cs="Times New Roman"/>
            <w:i w:val="0"/>
            <w:iCs w:val="0"/>
            <w:color w:val="000000" w:themeColor="text1"/>
            <w:sz w:val="24"/>
            <w:szCs w:val="24"/>
          </w:rPr>
          <w:t>nly th</w:t>
        </w:r>
        <w:r w:rsidR="003B157C" w:rsidDel="00835836">
          <w:rPr>
            <w:rFonts w:ascii="Times New Roman" w:hAnsi="Times New Roman" w:cs="Times New Roman"/>
            <w:i w:val="0"/>
            <w:iCs w:val="0"/>
            <w:color w:val="000000" w:themeColor="text1"/>
            <w:sz w:val="24"/>
            <w:szCs w:val="24"/>
          </w:rPr>
          <w:t>e data</w:t>
        </w:r>
        <w:r w:rsidR="003B157C" w:rsidRPr="00362E01" w:rsidDel="00835836">
          <w:rPr>
            <w:rFonts w:ascii="Times New Roman" w:hAnsi="Times New Roman" w:cs="Times New Roman"/>
            <w:i w:val="0"/>
            <w:iCs w:val="0"/>
            <w:color w:val="000000" w:themeColor="text1"/>
            <w:sz w:val="24"/>
            <w:szCs w:val="24"/>
          </w:rPr>
          <w:t xml:space="preserve"> wh</w:t>
        </w:r>
        <w:r w:rsidR="003B157C" w:rsidDel="00835836">
          <w:rPr>
            <w:rFonts w:ascii="Times New Roman" w:hAnsi="Times New Roman" w:cs="Times New Roman"/>
            <w:i w:val="0"/>
            <w:iCs w:val="0"/>
            <w:color w:val="000000" w:themeColor="text1"/>
            <w:sz w:val="24"/>
            <w:szCs w:val="24"/>
          </w:rPr>
          <w:t xml:space="preserve">ere the </w:t>
        </w:r>
        <w:r w:rsidR="00452BEC" w:rsidDel="00835836">
          <w:rPr>
            <w:rFonts w:ascii="Times New Roman" w:hAnsi="Times New Roman" w:cs="Times New Roman"/>
            <w:i w:val="0"/>
            <w:iCs w:val="0"/>
            <w:color w:val="000000" w:themeColor="text1"/>
            <w:sz w:val="24"/>
            <w:szCs w:val="24"/>
          </w:rPr>
          <w:t>mammal</w:t>
        </w:r>
        <w:r w:rsidR="003B157C" w:rsidDel="00835836">
          <w:rPr>
            <w:rFonts w:ascii="Times New Roman" w:hAnsi="Times New Roman" w:cs="Times New Roman"/>
            <w:i w:val="0"/>
            <w:iCs w:val="0"/>
            <w:color w:val="000000" w:themeColor="text1"/>
            <w:sz w:val="24"/>
            <w:szCs w:val="24"/>
          </w:rPr>
          <w:t xml:space="preserve"> was reported to be post-absorptive were extracted</w:t>
        </w:r>
        <w:r w:rsidR="0035725E" w:rsidDel="00835836">
          <w:rPr>
            <w:rFonts w:ascii="Times New Roman" w:hAnsi="Times New Roman" w:cs="Times New Roman"/>
            <w:i w:val="0"/>
            <w:iCs w:val="0"/>
            <w:color w:val="000000" w:themeColor="text1"/>
            <w:sz w:val="24"/>
            <w:szCs w:val="24"/>
          </w:rPr>
          <w:t>.</w:t>
        </w:r>
      </w:moveFrom>
      <w:moveFromRangeEnd w:id="73"/>
    </w:p>
    <w:p w14:paraId="6085431C" w14:textId="77777777" w:rsidR="00362E01" w:rsidRPr="00506043" w:rsidRDefault="000E456F" w:rsidP="003B6170">
      <w:pPr>
        <w:spacing w:line="360" w:lineRule="auto"/>
        <w:rPr>
          <w:i/>
          <w:iCs/>
        </w:rPr>
      </w:pPr>
      <w:r w:rsidRPr="00506043">
        <w:rPr>
          <w:i/>
          <w:iCs/>
        </w:rPr>
        <w:t>Cardiorespiratory variables</w:t>
      </w:r>
    </w:p>
    <w:p w14:paraId="736C76F0" w14:textId="59CB5A26" w:rsidR="000B2EF9" w:rsidRPr="00F82283" w:rsidRDefault="000E456F" w:rsidP="00F82283">
      <w:pPr>
        <w:spacing w:line="360" w:lineRule="auto"/>
      </w:pPr>
      <w:r>
        <w:tab/>
      </w:r>
      <w:r w:rsidR="000B2EF9">
        <w:t xml:space="preserve">We collected previously published data for </w:t>
      </w:r>
      <w:r w:rsidR="004C259E" w:rsidRPr="00064DF6">
        <w:rPr>
          <w:rFonts w:eastAsiaTheme="minorEastAsia"/>
          <w:color w:val="000000" w:themeColor="text1"/>
          <w:lang w:val="en-US"/>
        </w:rPr>
        <w:t>heart rate</w:t>
      </w:r>
      <w:r w:rsidR="00C22644">
        <w:rPr>
          <w:rFonts w:eastAsiaTheme="minorEastAsia"/>
          <w:color w:val="000000" w:themeColor="text1"/>
          <w:lang w:val="en-US"/>
        </w:rPr>
        <w:t xml:space="preserve"> (</w:t>
      </w:r>
      <w:r w:rsidR="00C22644" w:rsidRPr="00C22644">
        <w:rPr>
          <w:rFonts w:eastAsiaTheme="minorEastAsia"/>
          <w:i/>
          <w:color w:val="000000" w:themeColor="text1"/>
          <w:lang w:val="en-US"/>
        </w:rPr>
        <w:t>f</w:t>
      </w:r>
      <w:r w:rsidR="00C22644" w:rsidRPr="00C22644">
        <w:rPr>
          <w:rFonts w:eastAsiaTheme="minorEastAsia"/>
          <w:color w:val="000000" w:themeColor="text1"/>
          <w:vertAlign w:val="subscript"/>
          <w:lang w:val="en-US"/>
        </w:rPr>
        <w:t>H</w:t>
      </w:r>
      <w:r w:rsidR="00C22644">
        <w:rPr>
          <w:rFonts w:eastAsiaTheme="minorEastAsia"/>
          <w:color w:val="000000" w:themeColor="text1"/>
          <w:lang w:val="en-US"/>
        </w:rPr>
        <w:t>)</w:t>
      </w:r>
      <w:r w:rsidR="000B2EF9">
        <w:t xml:space="preserve">, </w:t>
      </w:r>
      <w:r w:rsidR="00064DF6">
        <w:t>stroke volume</w:t>
      </w:r>
      <w:r w:rsidR="00C22644">
        <w:t xml:space="preserve"> (SV)</w:t>
      </w:r>
      <w:r w:rsidR="000B2EF9">
        <w:t xml:space="preserve">, </w:t>
      </w:r>
      <w:r w:rsidR="009A11C4">
        <w:t>tidal volume</w:t>
      </w:r>
      <w:r w:rsidR="00C22644">
        <w:t xml:space="preserve"> (</w:t>
      </w:r>
      <w:r w:rsidR="00C22644" w:rsidRPr="008910CA">
        <w:rPr>
          <w:i/>
        </w:rPr>
        <w:t>V</w:t>
      </w:r>
      <w:r w:rsidR="00C22644" w:rsidRPr="008910CA">
        <w:rPr>
          <w:vertAlign w:val="subscript"/>
        </w:rPr>
        <w:t>T</w:t>
      </w:r>
      <w:r w:rsidR="00C22644">
        <w:t>)</w:t>
      </w:r>
      <w:r w:rsidR="009A11C4">
        <w:rPr>
          <w:i/>
          <w:iCs/>
          <w:color w:val="000000" w:themeColor="text1"/>
        </w:rPr>
        <w:t xml:space="preserve"> </w:t>
      </w:r>
      <w:r w:rsidR="000B2EF9">
        <w:t xml:space="preserve">and </w:t>
      </w:r>
      <w:r w:rsidR="009A11C4" w:rsidRPr="00842037">
        <w:rPr>
          <w:rFonts w:eastAsiaTheme="minorEastAsia"/>
          <w:noProof/>
          <w:color w:val="000000" w:themeColor="text1"/>
          <w:lang w:val="en-US"/>
        </w:rPr>
        <w:t>breathing frequency</w:t>
      </w:r>
      <w:r w:rsidR="00C22644">
        <w:rPr>
          <w:rFonts w:eastAsiaTheme="minorEastAsia"/>
          <w:noProof/>
          <w:color w:val="000000" w:themeColor="text1"/>
          <w:lang w:val="en-US"/>
        </w:rPr>
        <w:t xml:space="preserve"> (</w:t>
      </w:r>
      <w:r w:rsidR="00C22644" w:rsidRPr="00C22644">
        <w:rPr>
          <w:rFonts w:eastAsiaTheme="minorEastAsia"/>
          <w:bCs/>
          <w:i/>
          <w:noProof/>
          <w:color w:val="000000" w:themeColor="text1"/>
        </w:rPr>
        <w:t>f</w:t>
      </w:r>
      <w:r w:rsidR="00C22644" w:rsidRPr="00C22644">
        <w:rPr>
          <w:rFonts w:eastAsiaTheme="minorEastAsia"/>
          <w:bCs/>
          <w:noProof/>
          <w:color w:val="000000" w:themeColor="text1"/>
          <w:vertAlign w:val="subscript"/>
        </w:rPr>
        <w:t>R</w:t>
      </w:r>
      <w:r w:rsidR="00C22644">
        <w:rPr>
          <w:rFonts w:eastAsiaTheme="minorEastAsia"/>
          <w:noProof/>
          <w:color w:val="000000" w:themeColor="text1"/>
          <w:lang w:val="en-US"/>
        </w:rPr>
        <w:t>)</w:t>
      </w:r>
      <w:r w:rsidR="009A11C4">
        <w:rPr>
          <w:rFonts w:eastAsiaTheme="minorEastAsia"/>
          <w:i/>
          <w:iCs/>
          <w:noProof/>
          <w:color w:val="000000" w:themeColor="text1"/>
          <w:lang w:val="en-US"/>
        </w:rPr>
        <w:t xml:space="preserve"> </w:t>
      </w:r>
      <w:r w:rsidR="00C31E51" w:rsidRPr="00A1038A">
        <w:rPr>
          <w:rFonts w:eastAsiaTheme="minorEastAsia"/>
          <w:noProof/>
          <w:color w:val="000000" w:themeColor="text1"/>
          <w:lang w:val="en-US"/>
        </w:rPr>
        <w:t>measured on</w:t>
      </w:r>
      <w:r w:rsidR="000B2EF9">
        <w:t xml:space="preserve"> inactive, awake, adult </w:t>
      </w:r>
      <w:r w:rsidR="00452BEC">
        <w:t>mammal</w:t>
      </w:r>
      <w:r w:rsidR="000B2EF9">
        <w:t>s</w:t>
      </w:r>
      <w:ins w:id="79" w:author="Andreas Fahlman" w:date="2022-06-23T14:55:00Z">
        <w:r w:rsidR="009101B1">
          <w:t xml:space="preserve"> (Table 1)</w:t>
        </w:r>
      </w:ins>
      <w:r w:rsidR="000B2EF9" w:rsidRPr="00AD6A0F">
        <w:t>.</w:t>
      </w:r>
      <w:r w:rsidR="00F82283">
        <w:t xml:space="preserve"> The number of species included in each group and the average body mass </w:t>
      </w:r>
      <w:r w:rsidR="00E619B6">
        <w:t xml:space="preserve">of each of those species </w:t>
      </w:r>
      <w:r w:rsidR="00F82283">
        <w:t xml:space="preserve">are summarized in Table 1. </w:t>
      </w:r>
      <w:r w:rsidR="00EE2E82">
        <w:t>We</w:t>
      </w:r>
      <w:r w:rsidR="00701D27">
        <w:t xml:space="preserve"> regressed </w:t>
      </w:r>
      <w:r w:rsidR="00DF350C">
        <w:t>each of these cardiorespirat</w:t>
      </w:r>
      <w:r w:rsidR="00B55B2E">
        <w:t xml:space="preserve">ory variables against body </w:t>
      </w:r>
      <w:r w:rsidR="00B55B2E" w:rsidRPr="001335C2">
        <w:t xml:space="preserve">mass for mammals from </w:t>
      </w:r>
      <w:del w:id="80" w:author="Andreas Fahlman" w:date="2022-06-22T21:39:00Z">
        <w:r w:rsidR="001335C2" w:rsidRPr="001335C2" w:rsidDel="00FA2941">
          <w:delText>2 g</w:delText>
        </w:r>
      </w:del>
      <w:ins w:id="81" w:author="Andreas Fahlman" w:date="2022-06-22T21:39:00Z">
        <w:r w:rsidR="00FA2941">
          <w:t>1</w:t>
        </w:r>
      </w:ins>
      <w:ins w:id="82" w:author="Andreas Fahlman" w:date="2022-06-23T14:54:00Z">
        <w:r w:rsidR="009101B1">
          <w:t>1</w:t>
        </w:r>
      </w:ins>
      <w:ins w:id="83" w:author="Andreas Fahlman" w:date="2022-06-22T21:39:00Z">
        <w:r w:rsidR="00FA2941">
          <w:t xml:space="preserve"> kg</w:t>
        </w:r>
      </w:ins>
      <w:r w:rsidR="001335C2" w:rsidRPr="001335C2">
        <w:t xml:space="preserve"> up to </w:t>
      </w:r>
      <w:ins w:id="84" w:author="Andreas Fahlman" w:date="2022-06-23T14:54:00Z">
        <w:r w:rsidR="009101B1">
          <w:t>6,65</w:t>
        </w:r>
      </w:ins>
      <w:del w:id="85" w:author="Andreas Fahlman" w:date="2022-06-23T14:54:00Z">
        <w:r w:rsidR="001335C2" w:rsidRPr="001335C2" w:rsidDel="009101B1">
          <w:delText>4,40</w:delText>
        </w:r>
      </w:del>
      <w:r w:rsidR="001335C2" w:rsidRPr="001335C2">
        <w:t>0</w:t>
      </w:r>
      <w:r w:rsidR="00B55B2E" w:rsidRPr="001335C2">
        <w:t xml:space="preserve"> kg</w:t>
      </w:r>
      <w:r w:rsidR="00DF350C" w:rsidRPr="001335C2">
        <w:t>.</w:t>
      </w:r>
      <w:r w:rsidR="000649F9">
        <w:t xml:space="preserve"> Juvenile data were included in the dataset but not in the statistical analyses.</w:t>
      </w:r>
    </w:p>
    <w:p w14:paraId="231BD95D" w14:textId="77777777" w:rsidR="006B3ED6" w:rsidRDefault="006B3ED6" w:rsidP="006B3ED6">
      <w:pPr>
        <w:spacing w:line="360" w:lineRule="auto"/>
      </w:pPr>
    </w:p>
    <w:p w14:paraId="7E6E8824" w14:textId="01570B3F" w:rsidR="001B7DD9" w:rsidRDefault="007161D4" w:rsidP="001B7DD9">
      <w:pPr>
        <w:spacing w:line="360" w:lineRule="auto"/>
        <w:rPr>
          <w:i/>
          <w:iCs/>
        </w:rPr>
      </w:pPr>
      <w:commentRangeStart w:id="86"/>
      <w:r>
        <w:rPr>
          <w:i/>
          <w:iCs/>
        </w:rPr>
        <w:t xml:space="preserve">Estimating </w:t>
      </w:r>
      <w:r w:rsidR="001B7DD9" w:rsidRPr="008F5123">
        <w:rPr>
          <w:i/>
          <w:iCs/>
        </w:rPr>
        <w:t>cardiac output</w:t>
      </w:r>
      <w:r w:rsidR="001B7DD9">
        <w:rPr>
          <w:i/>
          <w:iCs/>
        </w:rPr>
        <w:t xml:space="preserve"> and</w:t>
      </w:r>
      <w:r w:rsidR="001B7DD9" w:rsidRPr="008F5123">
        <w:rPr>
          <w:i/>
          <w:iCs/>
        </w:rPr>
        <w:t xml:space="preserve"> </w:t>
      </w:r>
      <w:r w:rsidR="006B3ED6" w:rsidRPr="008F5123">
        <w:rPr>
          <w:i/>
          <w:iCs/>
        </w:rPr>
        <w:t xml:space="preserve">minute ventilation </w:t>
      </w:r>
    </w:p>
    <w:p w14:paraId="7169D898" w14:textId="2628161A" w:rsidR="006B3ED6" w:rsidRPr="00283C76" w:rsidRDefault="006B3ED6" w:rsidP="001B7DD9">
      <w:pPr>
        <w:spacing w:line="360" w:lineRule="auto"/>
        <w:ind w:firstLine="720"/>
        <w:rPr>
          <w:color w:val="000000"/>
        </w:rPr>
      </w:pPr>
      <w:r>
        <w:t xml:space="preserve">We used the results from the regression equations </w:t>
      </w:r>
      <w:r w:rsidR="00224D89">
        <w:t>of</w:t>
      </w:r>
      <w:r>
        <w:t xml:space="preserve"> </w:t>
      </w:r>
      <w:r w:rsidR="000C3CBF" w:rsidRPr="008910CA">
        <w:rPr>
          <w:i/>
        </w:rPr>
        <w:t>V</w:t>
      </w:r>
      <w:r w:rsidR="000C3CBF" w:rsidRPr="008910CA">
        <w:rPr>
          <w:vertAlign w:val="subscript"/>
        </w:rPr>
        <w:t>T</w:t>
      </w:r>
      <w:r>
        <w:t xml:space="preserve">, </w:t>
      </w:r>
      <w:r w:rsidR="008C4F20" w:rsidRPr="008C4F20">
        <w:rPr>
          <w:rFonts w:eastAsiaTheme="minorEastAsia"/>
          <w:bCs/>
          <w:i/>
          <w:noProof/>
          <w:color w:val="000000" w:themeColor="text1"/>
        </w:rPr>
        <w:t>f</w:t>
      </w:r>
      <w:r w:rsidR="008C4F20" w:rsidRPr="008C4F20">
        <w:rPr>
          <w:rFonts w:eastAsiaTheme="minorEastAsia"/>
          <w:bCs/>
          <w:noProof/>
          <w:color w:val="000000" w:themeColor="text1"/>
          <w:vertAlign w:val="subscript"/>
        </w:rPr>
        <w:t>R</w:t>
      </w:r>
      <w:r>
        <w:t xml:space="preserve">, </w:t>
      </w:r>
      <w:r w:rsidR="00C22644" w:rsidRPr="00C22644">
        <w:rPr>
          <w:rFonts w:eastAsiaTheme="minorEastAsia"/>
          <w:i/>
          <w:color w:val="000000" w:themeColor="text1"/>
          <w:lang w:val="en-US"/>
        </w:rPr>
        <w:t>f</w:t>
      </w:r>
      <w:r w:rsidR="00C22644" w:rsidRPr="00C22644">
        <w:rPr>
          <w:rFonts w:eastAsiaTheme="minorEastAsia"/>
          <w:color w:val="000000" w:themeColor="text1"/>
          <w:vertAlign w:val="subscript"/>
          <w:lang w:val="en-US"/>
        </w:rPr>
        <w:t>H</w:t>
      </w:r>
      <w:r w:rsidR="00A1038A">
        <w:t xml:space="preserve"> and SV </w:t>
      </w:r>
      <w:r w:rsidR="00ED7AC1">
        <w:t xml:space="preserve">and </w:t>
      </w:r>
      <w:r w:rsidR="00ED7AC1" w:rsidRPr="00EC5B68">
        <w:rPr>
          <w:highlight w:val="yellow"/>
          <w:rPrChange w:id="87" w:author="Andreas Fahlman" w:date="2022-06-23T15:04:00Z">
            <w:rPr/>
          </w:rPrChange>
        </w:rPr>
        <w:t>a parametric bootstrap</w:t>
      </w:r>
      <w:r w:rsidR="00ED7AC1">
        <w:t xml:space="preserve"> to obtain predictions with uncertainty estimates </w:t>
      </w:r>
      <w:r w:rsidR="00131580">
        <w:t>of</w:t>
      </w:r>
      <w:r>
        <w:t xml:space="preserve"> cardiac output</w:t>
      </w:r>
      <w:r w:rsidR="001B7DD9">
        <w:t xml:space="preserve"> (CO = SV </w:t>
      </w:r>
      <w:r w:rsidR="001B7DD9" w:rsidRPr="007E1FB9">
        <w:rPr>
          <w:rFonts w:ascii="Wingdings" w:hAnsi="Wingdings"/>
          <w:sz w:val="16"/>
          <w:szCs w:val="16"/>
        </w:rPr>
        <w:t></w:t>
      </w:r>
      <w:r w:rsidR="001B7DD9">
        <w:t xml:space="preserve"> </w:t>
      </w:r>
      <w:proofErr w:type="spellStart"/>
      <w:r w:rsidR="001B7DD9" w:rsidRPr="00C43059">
        <w:rPr>
          <w:i/>
        </w:rPr>
        <w:t>f</w:t>
      </w:r>
      <w:r w:rsidR="001B7DD9" w:rsidRPr="00C43059">
        <w:rPr>
          <w:vertAlign w:val="subscript"/>
        </w:rPr>
        <w:t>H</w:t>
      </w:r>
      <w:proofErr w:type="spellEnd"/>
      <w:r w:rsidR="001B7DD9">
        <w:t xml:space="preserve">) and </w:t>
      </w:r>
      <w:r w:rsidR="001B7DD9">
        <w:lastRenderedPageBreak/>
        <w:t xml:space="preserve">respiratory minute ventilation (MV = </w:t>
      </w:r>
      <w:r w:rsidR="001B7DD9" w:rsidRPr="008910CA">
        <w:rPr>
          <w:i/>
        </w:rPr>
        <w:t>V</w:t>
      </w:r>
      <w:r w:rsidR="001B7DD9" w:rsidRPr="008910CA">
        <w:rPr>
          <w:vertAlign w:val="subscript"/>
        </w:rPr>
        <w:t>T</w:t>
      </w:r>
      <w:r w:rsidR="001B7DD9">
        <w:t xml:space="preserve"> </w:t>
      </w:r>
      <w:r w:rsidR="001B7DD9" w:rsidRPr="007E1FB9">
        <w:rPr>
          <w:rFonts w:ascii="Wingdings" w:hAnsi="Wingdings"/>
          <w:sz w:val="16"/>
          <w:szCs w:val="16"/>
        </w:rPr>
        <w:t></w:t>
      </w:r>
      <w:r w:rsidR="001B7DD9">
        <w:t xml:space="preserve"> </w:t>
      </w:r>
      <w:proofErr w:type="spellStart"/>
      <w:r w:rsidR="001B7DD9" w:rsidRPr="00C43059">
        <w:rPr>
          <w:i/>
        </w:rPr>
        <w:t>f</w:t>
      </w:r>
      <w:r w:rsidR="001B7DD9">
        <w:rPr>
          <w:vertAlign w:val="subscript"/>
        </w:rPr>
        <w:t>R</w:t>
      </w:r>
      <w:proofErr w:type="spellEnd"/>
      <w:r w:rsidR="001B7DD9">
        <w:t xml:space="preserve">) </w:t>
      </w:r>
      <w:r w:rsidR="003473D8">
        <w:t>for aquatic and terrestrial mammals</w:t>
      </w:r>
      <w:r w:rsidR="00A51B64">
        <w:t xml:space="preserve"> (and the difference between aquatic and terrestrial species)</w:t>
      </w:r>
      <w:r w:rsidR="00184409">
        <w:t xml:space="preserve"> for the body mass range of the data</w:t>
      </w:r>
      <w:r>
        <w:t>.</w:t>
      </w:r>
      <w:r w:rsidR="00ED7AC1">
        <w:t xml:space="preserve"> </w:t>
      </w:r>
      <w:r w:rsidR="00283C76">
        <w:t xml:space="preserve">Briefly, we used function </w:t>
      </w:r>
      <w:proofErr w:type="spellStart"/>
      <w:r w:rsidR="00283C76">
        <w:t>predict.glmmTMB</w:t>
      </w:r>
      <w:proofErr w:type="spellEnd"/>
      <w:r w:rsidR="00283C76">
        <w:t xml:space="preserve"> from </w:t>
      </w:r>
      <w:r w:rsidR="00CB103F">
        <w:t xml:space="preserve">the </w:t>
      </w:r>
      <w:proofErr w:type="spellStart"/>
      <w:r w:rsidR="00283C76">
        <w:t>glmmTMB</w:t>
      </w:r>
      <w:proofErr w:type="spellEnd"/>
      <w:r w:rsidR="007C370A">
        <w:t xml:space="preserve"> </w:t>
      </w:r>
      <w:r w:rsidR="00CB103F">
        <w:t xml:space="preserve">R package </w:t>
      </w:r>
      <w:r w:rsidR="007C370A">
        <w:fldChar w:fldCharType="begin"/>
      </w:r>
      <w:r w:rsidR="007C370A">
        <w:instrText xml:space="preserve"> ADDIN EN.CITE &lt;EndNote&gt;&lt;Cite&gt;&lt;Author&gt;Brooks&lt;/Author&gt;&lt;Year&gt;2017&lt;/Year&gt;&lt;RecNum&gt;3772&lt;/RecNum&gt;&lt;DisplayText&gt;(Brooks et al., 2017)&lt;/DisplayText&gt;&lt;record&gt;&lt;rec-number&gt;3772&lt;/rec-number&gt;&lt;foreign-keys&gt;&lt;key app="EN" db-id="xx5rvz2rypad0ferrdnp9avueprfsdrvarez" timestamp="1628058236"&gt;3772&lt;/key&gt;&lt;/foreign-keys&gt;&lt;ref-type name="Journal Article"&gt;17&lt;/ref-type&gt;&lt;contributors&gt;&lt;authors&gt;&lt;author&gt;Brooks, M.E.&lt;/author&gt;&lt;author&gt;Kristensen, K. &lt;/author&gt;&lt;author&gt;van Benthem, K.J.&lt;/author&gt;&lt;author&gt;Magnusson, A. &lt;/author&gt;&lt;author&gt;Berg, C.W. &lt;/author&gt;&lt;author&gt;Nielsen, A.&lt;/author&gt;&lt;author&gt;Skaug, H.J. &lt;/author&gt;&lt;author&gt;Maechler, M. &lt;/author&gt;&lt;author&gt;Bolker, B.M. &lt;/author&gt;&lt;/authors&gt;&lt;/contributors&gt;&lt;titles&gt;&lt;title&gt;glmmTMB Balances Speed and Flexibility Among Packages for Zero-inflated Generalized Linear Mixed Modeling&lt;/title&gt;&lt;secondary-title&gt;The R Journal&lt;/secondary-title&gt;&lt;/titles&gt;&lt;periodical&gt;&lt;full-title&gt;The R Journal&lt;/full-title&gt;&lt;/periodical&gt;&lt;pages&gt;378-400&lt;/pages&gt;&lt;volume&gt;9&lt;/volume&gt;&lt;number&gt;2&lt;/number&gt;&lt;dates&gt;&lt;year&gt;2017&lt;/year&gt;&lt;/dates&gt;&lt;urls&gt;&lt;/urls&gt;&lt;/record&gt;&lt;/Cite&gt;&lt;/EndNote&gt;</w:instrText>
      </w:r>
      <w:r w:rsidR="007C370A">
        <w:fldChar w:fldCharType="separate"/>
      </w:r>
      <w:r w:rsidR="007C370A">
        <w:rPr>
          <w:noProof/>
        </w:rPr>
        <w:t>(Brooks et al., 2017)</w:t>
      </w:r>
      <w:r w:rsidR="007C370A">
        <w:fldChar w:fldCharType="end"/>
      </w:r>
      <w:r w:rsidR="007C370A">
        <w:t>,</w:t>
      </w:r>
      <w:r w:rsidR="00283C76">
        <w:t xml:space="preserve"> and function </w:t>
      </w:r>
      <w:proofErr w:type="spellStart"/>
      <w:r w:rsidR="00283C76">
        <w:t>bootMer</w:t>
      </w:r>
      <w:proofErr w:type="spellEnd"/>
      <w:r w:rsidR="00283C76">
        <w:t xml:space="preserve"> from </w:t>
      </w:r>
      <w:r w:rsidR="00CB103F">
        <w:t xml:space="preserve">the </w:t>
      </w:r>
      <w:r w:rsidR="00283C76">
        <w:t xml:space="preserve">lme4 </w:t>
      </w:r>
      <w:r w:rsidR="00CB103F">
        <w:t xml:space="preserve">R package </w:t>
      </w:r>
      <w:r w:rsidR="007C370A">
        <w:fldChar w:fldCharType="begin"/>
      </w:r>
      <w:r w:rsidR="007C370A">
        <w:instrText xml:space="preserve"> ADDIN EN.CITE &lt;EndNote&gt;&lt;Cite&gt;&lt;Author&gt;Bates&lt;/Author&gt;&lt;Year&gt;2015&lt;/Year&gt;&lt;RecNum&gt;3820&lt;/RecNum&gt;&lt;DisplayText&gt;(Bates et al., 2015)&lt;/DisplayText&gt;&lt;record&gt;&lt;rec-number&gt;3820&lt;/rec-number&gt;&lt;foreign-keys&gt;&lt;key app="EN" db-id="xx5rvz2rypad0ferrdnp9avueprfsdrvarez" timestamp="1635922246"&gt;3820&lt;/key&gt;&lt;/foreign-keys&gt;&lt;ref-type name="Journal Article"&gt;17&lt;/ref-type&gt;&lt;contributors&gt;&lt;authors&gt;&lt;author&gt;Bates, Douglas&lt;/author&gt;&lt;author&gt;Mächler, Martin&lt;/author&gt;&lt;author&gt;Bolker, Ben&lt;/author&gt;&lt;author&gt;Walker, Steve&lt;/author&gt;&lt;/authors&gt;&lt;/contributors&gt;&lt;titles&gt;&lt;title&gt;Fitting Linear Mixed-Effects Models Using lme4&lt;/title&gt;&lt;secondary-title&gt;Journal of Statistical Software&lt;/secondary-title&gt;&lt;/titles&gt;&lt;periodical&gt;&lt;full-title&gt;Journal of Statistical Software&lt;/full-title&gt;&lt;/periodical&gt;&lt;pages&gt;1 - 48&lt;/pages&gt;&lt;volume&gt;67&lt;/volume&gt;&lt;number&gt;1&lt;/number&gt;&lt;section&gt;Articles&lt;/section&gt;&lt;dates&gt;&lt;year&gt;2015&lt;/year&gt;&lt;pub-dates&gt;&lt;date&gt;10/07&lt;/date&gt;&lt;/pub-dates&gt;&lt;/dates&gt;&lt;urls&gt;&lt;related-urls&gt;&lt;url&gt;https://www.jstatsoft.org/index.php/jss/article/view/v067i01&lt;/url&gt;&lt;/related-urls&gt;&lt;/urls&gt;&lt;electronic-resource-num&gt;10.18637/jss.v067.i01&lt;/electronic-resource-num&gt;&lt;access-date&gt;2021/11/03&lt;/access-date&gt;&lt;/record&gt;&lt;/Cite&gt;&lt;/EndNote&gt;</w:instrText>
      </w:r>
      <w:r w:rsidR="007C370A">
        <w:fldChar w:fldCharType="separate"/>
      </w:r>
      <w:r w:rsidR="007C370A">
        <w:rPr>
          <w:noProof/>
        </w:rPr>
        <w:t>(Bates et al., 2015)</w:t>
      </w:r>
      <w:r w:rsidR="007C370A">
        <w:fldChar w:fldCharType="end"/>
      </w:r>
      <w:r w:rsidR="007C370A">
        <w:t xml:space="preserve"> </w:t>
      </w:r>
      <w:r w:rsidR="00283C76">
        <w:t xml:space="preserve">to predict 100 parametric bootstrap predictions of </w:t>
      </w:r>
      <w:r w:rsidR="00283C76" w:rsidRPr="008910CA">
        <w:rPr>
          <w:i/>
        </w:rPr>
        <w:t>V</w:t>
      </w:r>
      <w:r w:rsidR="00283C76" w:rsidRPr="008910CA">
        <w:rPr>
          <w:vertAlign w:val="subscript"/>
        </w:rPr>
        <w:t>T</w:t>
      </w:r>
      <w:r w:rsidR="00283C76">
        <w:t xml:space="preserve">, </w:t>
      </w:r>
      <w:r w:rsidR="00283C76" w:rsidRPr="008C4F20">
        <w:rPr>
          <w:rFonts w:eastAsiaTheme="minorEastAsia"/>
          <w:bCs/>
          <w:i/>
          <w:noProof/>
          <w:color w:val="000000" w:themeColor="text1"/>
        </w:rPr>
        <w:t>f</w:t>
      </w:r>
      <w:r w:rsidR="00283C76" w:rsidRPr="008C4F20">
        <w:rPr>
          <w:rFonts w:eastAsiaTheme="minorEastAsia"/>
          <w:bCs/>
          <w:noProof/>
          <w:color w:val="000000" w:themeColor="text1"/>
          <w:vertAlign w:val="subscript"/>
        </w:rPr>
        <w:t>R</w:t>
      </w:r>
      <w:r w:rsidR="00283C76">
        <w:t xml:space="preserve">, </w:t>
      </w:r>
      <w:r w:rsidR="00283C76" w:rsidRPr="00C22644">
        <w:rPr>
          <w:rFonts w:eastAsiaTheme="minorEastAsia"/>
          <w:i/>
          <w:color w:val="000000" w:themeColor="text1"/>
          <w:lang w:val="en-US"/>
        </w:rPr>
        <w:t>f</w:t>
      </w:r>
      <w:r w:rsidR="00283C76" w:rsidRPr="00C22644">
        <w:rPr>
          <w:rFonts w:eastAsiaTheme="minorEastAsia"/>
          <w:color w:val="000000" w:themeColor="text1"/>
          <w:vertAlign w:val="subscript"/>
          <w:lang w:val="en-US"/>
        </w:rPr>
        <w:t>H</w:t>
      </w:r>
      <w:r w:rsidR="00283C76">
        <w:t xml:space="preserve"> and SV for each species in the datasets, incorporating uncertainty in model parameter estimates and random effects of order, genus and species; the parametric bootstrap samples were multiplied to estimate cardiac output (CO = SV </w:t>
      </w:r>
      <w:r w:rsidR="00283C76" w:rsidRPr="007E1FB9">
        <w:rPr>
          <w:rFonts w:ascii="Wingdings" w:hAnsi="Wingdings"/>
          <w:sz w:val="16"/>
          <w:szCs w:val="16"/>
        </w:rPr>
        <w:t></w:t>
      </w:r>
      <w:r w:rsidR="00283C76">
        <w:t xml:space="preserve"> </w:t>
      </w:r>
      <w:proofErr w:type="spellStart"/>
      <w:r w:rsidR="00283C76" w:rsidRPr="00C43059">
        <w:rPr>
          <w:i/>
        </w:rPr>
        <w:t>f</w:t>
      </w:r>
      <w:r w:rsidR="00283C76" w:rsidRPr="00C43059">
        <w:rPr>
          <w:vertAlign w:val="subscript"/>
        </w:rPr>
        <w:t>H</w:t>
      </w:r>
      <w:proofErr w:type="spellEnd"/>
      <w:r w:rsidR="00283C76">
        <w:t xml:space="preserve">) and minute ventilation (MV = </w:t>
      </w:r>
      <w:r w:rsidR="00283C76" w:rsidRPr="008910CA">
        <w:rPr>
          <w:i/>
        </w:rPr>
        <w:t>V</w:t>
      </w:r>
      <w:r w:rsidR="00283C76" w:rsidRPr="008910CA">
        <w:rPr>
          <w:vertAlign w:val="subscript"/>
        </w:rPr>
        <w:t>T</w:t>
      </w:r>
      <w:r w:rsidR="00283C76">
        <w:t xml:space="preserve"> </w:t>
      </w:r>
      <w:r w:rsidR="00283C76" w:rsidRPr="007E1FB9">
        <w:rPr>
          <w:rFonts w:ascii="Wingdings" w:hAnsi="Wingdings"/>
          <w:sz w:val="16"/>
          <w:szCs w:val="16"/>
        </w:rPr>
        <w:t></w:t>
      </w:r>
      <w:r w:rsidR="00283C76">
        <w:t xml:space="preserve"> </w:t>
      </w:r>
      <w:proofErr w:type="spellStart"/>
      <w:r w:rsidR="00283C76" w:rsidRPr="00C43059">
        <w:rPr>
          <w:i/>
        </w:rPr>
        <w:t>f</w:t>
      </w:r>
      <w:r w:rsidR="00283C76">
        <w:rPr>
          <w:vertAlign w:val="subscript"/>
        </w:rPr>
        <w:t>R</w:t>
      </w:r>
      <w:proofErr w:type="spellEnd"/>
      <w:r w:rsidR="00283C76">
        <w:t>) and the</w:t>
      </w:r>
      <w:r w:rsidR="00620A68">
        <w:t xml:space="preserve"> results</w:t>
      </w:r>
      <w:r w:rsidR="00283C76">
        <w:t xml:space="preserve"> used to obtain estimated predicted values with percentile-based 95% confidence intervals (see </w:t>
      </w:r>
      <w:hyperlink r:id="rId15" w:history="1">
        <w:r w:rsidR="00283C76" w:rsidRPr="00283C76">
          <w:rPr>
            <w:rStyle w:val="Hyperlink"/>
          </w:rPr>
          <w:t>supplementary materials</w:t>
        </w:r>
      </w:hyperlink>
      <w:r w:rsidR="00283C76">
        <w:t xml:space="preserve"> </w:t>
      </w:r>
      <w:hyperlink r:id="rId16" w:anchor="6_Additional_Predictions_(Derived_Quantities)" w:history="1">
        <w:r w:rsidR="00283C76" w:rsidRPr="00283C76">
          <w:rPr>
            <w:rStyle w:val="Hyperlink"/>
          </w:rPr>
          <w:t>section 6</w:t>
        </w:r>
      </w:hyperlink>
      <w:r w:rsidR="00283C76">
        <w:t xml:space="preserve"> for code details). We followed a similar procedure to obtain estimates and confidence intervals for the expected </w:t>
      </w:r>
      <w:r w:rsidR="00283C76">
        <w:rPr>
          <w:i/>
          <w:iCs/>
        </w:rPr>
        <w:t>difference</w:t>
      </w:r>
      <w:r w:rsidR="00283C76">
        <w:t xml:space="preserve"> in cardiac output and minute ventilation for hypothetical species of varying masses differing only in habitat (aquatic vs. terrestrial). </w:t>
      </w:r>
      <w:r w:rsidR="00CB103F">
        <w:t>P</w:t>
      </w:r>
      <w:r w:rsidR="00283C76">
        <w:t xml:space="preserve">opulation-level predictions were used </w:t>
      </w:r>
      <w:r w:rsidR="00CB103F">
        <w:t xml:space="preserve">for these differences </w:t>
      </w:r>
      <w:r w:rsidR="00283C76">
        <w:t xml:space="preserve">(neglecting all random effects; see </w:t>
      </w:r>
      <w:hyperlink r:id="rId17" w:history="1">
        <w:r w:rsidR="00283C76" w:rsidRPr="00283C76">
          <w:rPr>
            <w:rStyle w:val="Hyperlink"/>
          </w:rPr>
          <w:t>supplementary materials</w:t>
        </w:r>
      </w:hyperlink>
      <w:r w:rsidR="00283C76">
        <w:t xml:space="preserve"> </w:t>
      </w:r>
      <w:hyperlink r:id="rId18" w:anchor="7_Additional_Predictions_(Difference_in_Derived_Quantities_by_Habitat)" w:history="1">
        <w:r w:rsidR="00283C76" w:rsidRPr="00283C76">
          <w:rPr>
            <w:rStyle w:val="Hyperlink"/>
          </w:rPr>
          <w:t>section 7</w:t>
        </w:r>
      </w:hyperlink>
      <w:r w:rsidR="00283C76">
        <w:t xml:space="preserve"> for code details).</w:t>
      </w:r>
      <w:commentRangeEnd w:id="86"/>
      <w:r w:rsidR="00EC5B68">
        <w:rPr>
          <w:rStyle w:val="CommentReference"/>
          <w:rFonts w:asciiTheme="minorHAnsi" w:eastAsiaTheme="minorEastAsia" w:hAnsiTheme="minorHAnsi" w:cstheme="minorBidi"/>
          <w:lang w:val="en-US" w:eastAsia="zh-CN"/>
        </w:rPr>
        <w:commentReference w:id="86"/>
      </w:r>
    </w:p>
    <w:p w14:paraId="04A72174" w14:textId="77777777" w:rsidR="00506043" w:rsidRPr="00917752" w:rsidRDefault="00506043" w:rsidP="000B2EF9">
      <w:pPr>
        <w:spacing w:line="360" w:lineRule="auto"/>
      </w:pPr>
    </w:p>
    <w:p w14:paraId="1ABB17B7" w14:textId="77777777" w:rsidR="00457850" w:rsidRPr="00506043" w:rsidRDefault="00457850" w:rsidP="00124E5A">
      <w:pPr>
        <w:spacing w:line="360" w:lineRule="auto"/>
        <w:rPr>
          <w:i/>
          <w:iCs/>
        </w:rPr>
      </w:pPr>
      <w:r w:rsidRPr="00506043">
        <w:rPr>
          <w:i/>
          <w:iCs/>
        </w:rPr>
        <w:t xml:space="preserve">Statistical analysis </w:t>
      </w:r>
    </w:p>
    <w:p w14:paraId="16898047" w14:textId="24B6F1A5" w:rsidR="000B2EF9" w:rsidRPr="00917752" w:rsidRDefault="000B2EF9" w:rsidP="000B2EF9">
      <w:pPr>
        <w:spacing w:line="360" w:lineRule="auto"/>
        <w:ind w:firstLine="720"/>
      </w:pPr>
      <w:r>
        <w:t>The allometric relationship</w:t>
      </w:r>
      <w:r w:rsidR="001B79F0">
        <w:t>s</w:t>
      </w:r>
      <w:r>
        <w:t xml:space="preserve"> between dependent variables (BMR,</w:t>
      </w:r>
      <w:r w:rsidR="004C259E">
        <w:t xml:space="preserve"> </w:t>
      </w:r>
      <w:r w:rsidR="008C4F20" w:rsidRPr="00C22644">
        <w:rPr>
          <w:rFonts w:eastAsiaTheme="minorEastAsia"/>
          <w:i/>
          <w:color w:val="000000" w:themeColor="text1"/>
          <w:lang w:val="en-US"/>
        </w:rPr>
        <w:t>f</w:t>
      </w:r>
      <w:r w:rsidR="008C4F20" w:rsidRPr="00C22644">
        <w:rPr>
          <w:rFonts w:eastAsiaTheme="minorEastAsia"/>
          <w:color w:val="000000" w:themeColor="text1"/>
          <w:vertAlign w:val="subscript"/>
          <w:lang w:val="en-US"/>
        </w:rPr>
        <w:t>H</w:t>
      </w:r>
      <w:r>
        <w:t>,</w:t>
      </w:r>
      <w:r w:rsidRPr="004C259E">
        <w:t xml:space="preserve"> </w:t>
      </w:r>
      <w:r w:rsidR="008C4F20" w:rsidRPr="008C4F20">
        <w:rPr>
          <w:rFonts w:eastAsiaTheme="minorEastAsia"/>
          <w:bCs/>
          <w:i/>
          <w:noProof/>
          <w:color w:val="000000" w:themeColor="text1"/>
        </w:rPr>
        <w:t>f</w:t>
      </w:r>
      <w:r w:rsidR="008C4F20" w:rsidRPr="008C4F20">
        <w:rPr>
          <w:rFonts w:eastAsiaTheme="minorEastAsia"/>
          <w:bCs/>
          <w:noProof/>
          <w:color w:val="000000" w:themeColor="text1"/>
          <w:vertAlign w:val="subscript"/>
        </w:rPr>
        <w:t>R</w:t>
      </w:r>
      <w:r>
        <w:t>,</w:t>
      </w:r>
      <w:r w:rsidR="004C259E">
        <w:t xml:space="preserve"> </w:t>
      </w:r>
      <w:r w:rsidR="000C3CBF" w:rsidRPr="008910CA">
        <w:rPr>
          <w:i/>
        </w:rPr>
        <w:t>V</w:t>
      </w:r>
      <w:r w:rsidR="000C3CBF" w:rsidRPr="008910CA">
        <w:rPr>
          <w:vertAlign w:val="subscript"/>
        </w:rPr>
        <w:t>T</w:t>
      </w:r>
      <w:r>
        <w:t xml:space="preserve">, and </w:t>
      </w:r>
      <w:r w:rsidR="008C4F20">
        <w:t>VT</w:t>
      </w:r>
      <w:r>
        <w:t>) and</w:t>
      </w:r>
      <w:r w:rsidR="00F55AE5">
        <w:t xml:space="preserve"> the</w:t>
      </w:r>
      <w:r>
        <w:t xml:space="preserve"> independent variable</w:t>
      </w:r>
      <w:r w:rsidR="003473D8">
        <w:t>s</w:t>
      </w:r>
      <w:r w:rsidR="00F55AE5">
        <w:t xml:space="preserve"> body mass</w:t>
      </w:r>
      <w:r>
        <w:t xml:space="preserve"> </w:t>
      </w:r>
      <w:r w:rsidR="003473D8">
        <w:t xml:space="preserve">and habitat [aquatic/terrestrial] </w:t>
      </w:r>
      <w:r>
        <w:t>w</w:t>
      </w:r>
      <w:r w:rsidR="001B79F0">
        <w:t>ere</w:t>
      </w:r>
      <w:r>
        <w:t xml:space="preserve"> analyzed using </w:t>
      </w:r>
      <w:del w:id="88" w:author="Andreas Fahlman" w:date="2022-06-23T15:06:00Z">
        <w:r w:rsidR="00A53277" w:rsidDel="00EC5B68">
          <w:rPr>
            <w:color w:val="000000" w:themeColor="text1"/>
          </w:rPr>
          <w:delText>least squares regressions, which assumes independent residuals.</w:delText>
        </w:r>
        <w:r w:rsidR="00BF2CA7" w:rsidDel="00EC5B68">
          <w:rPr>
            <w:color w:val="000000" w:themeColor="text1"/>
          </w:rPr>
          <w:delText xml:space="preserve"> To account for phylogenetic relatedness</w:delText>
        </w:r>
        <w:r w:rsidR="007132E8" w:rsidDel="00EC5B68">
          <w:rPr>
            <w:color w:val="000000" w:themeColor="text1"/>
          </w:rPr>
          <w:delText xml:space="preserve">, two models were used. One was </w:delText>
        </w:r>
      </w:del>
      <w:r w:rsidR="007132E8">
        <w:rPr>
          <w:color w:val="000000" w:themeColor="text1"/>
        </w:rPr>
        <w:t xml:space="preserve">a </w:t>
      </w:r>
      <w:r w:rsidR="00A51B64">
        <w:rPr>
          <w:color w:val="000000" w:themeColor="text1"/>
        </w:rPr>
        <w:t xml:space="preserve">general </w:t>
      </w:r>
      <w:r>
        <w:rPr>
          <w:color w:val="000000" w:themeColor="text1"/>
        </w:rPr>
        <w:t xml:space="preserve">linear mixed-effects </w:t>
      </w:r>
      <w:r w:rsidR="00C22644">
        <w:rPr>
          <w:color w:val="000000" w:themeColor="text1"/>
        </w:rPr>
        <w:t>(GL</w:t>
      </w:r>
      <w:ins w:id="89" w:author="Stacy De Ruiter" w:date="2022-06-27T04:51:00Z">
        <w:r w:rsidR="00DF3CDE">
          <w:rPr>
            <w:color w:val="000000" w:themeColor="text1"/>
          </w:rPr>
          <w:t>M</w:t>
        </w:r>
      </w:ins>
      <w:r w:rsidR="00C22644">
        <w:rPr>
          <w:color w:val="000000" w:themeColor="text1"/>
        </w:rPr>
        <w:t xml:space="preserve">M) </w:t>
      </w:r>
      <w:r w:rsidR="007132E8">
        <w:rPr>
          <w:color w:val="000000" w:themeColor="text1"/>
        </w:rPr>
        <w:t>model</w:t>
      </w:r>
      <w:r>
        <w:rPr>
          <w:color w:val="000000" w:themeColor="text1"/>
        </w:rPr>
        <w:t xml:space="preserve"> with nested random effects of </w:t>
      </w:r>
      <w:ins w:id="90" w:author="Andreas Fahlman" w:date="2022-06-23T15:06:00Z">
        <w:r w:rsidR="00EC5B68">
          <w:rPr>
            <w:color w:val="000000" w:themeColor="text1"/>
          </w:rPr>
          <w:t xml:space="preserve">family and </w:t>
        </w:r>
      </w:ins>
      <w:r>
        <w:rPr>
          <w:color w:val="000000" w:themeColor="text1"/>
        </w:rPr>
        <w:t>order</w:t>
      </w:r>
      <w:del w:id="91" w:author="Andreas Fahlman" w:date="2022-06-23T15:06:00Z">
        <w:r w:rsidDel="00EC5B68">
          <w:rPr>
            <w:color w:val="000000" w:themeColor="text1"/>
          </w:rPr>
          <w:delText>, genus</w:delText>
        </w:r>
        <w:r w:rsidR="000F6437" w:rsidDel="00EC5B68">
          <w:rPr>
            <w:color w:val="000000" w:themeColor="text1"/>
          </w:rPr>
          <w:delText>,</w:delText>
        </w:r>
        <w:r w:rsidDel="00EC5B68">
          <w:rPr>
            <w:color w:val="000000" w:themeColor="text1"/>
          </w:rPr>
          <w:delText xml:space="preserve"> and species</w:delText>
        </w:r>
      </w:del>
      <w:r>
        <w:rPr>
          <w:color w:val="000000" w:themeColor="text1"/>
        </w:rPr>
        <w:t xml:space="preserve">. </w:t>
      </w:r>
      <w:del w:id="92" w:author="Andreas Fahlman" w:date="2022-06-23T15:06:00Z">
        <w:r w:rsidDel="00EC5B68">
          <w:rPr>
            <w:color w:val="000000" w:themeColor="text1"/>
          </w:rPr>
          <w:delText xml:space="preserve">We also fitted </w:delText>
        </w:r>
        <w:r w:rsidR="007132E8" w:rsidDel="00EC5B68">
          <w:rPr>
            <w:color w:val="000000" w:themeColor="text1"/>
          </w:rPr>
          <w:delText xml:space="preserve">a </w:delText>
        </w:r>
        <w:r w:rsidDel="00EC5B68">
          <w:rPr>
            <w:color w:val="000000" w:themeColor="text1"/>
          </w:rPr>
          <w:delText xml:space="preserve">Phylogenetic </w:delText>
        </w:r>
        <w:r w:rsidRPr="00596805" w:rsidDel="00EC5B68">
          <w:rPr>
            <w:color w:val="000000" w:themeColor="text1"/>
          </w:rPr>
          <w:delText>Generalized Least Square</w:delText>
        </w:r>
        <w:r w:rsidDel="00EC5B68">
          <w:rPr>
            <w:color w:val="000000" w:themeColor="text1"/>
          </w:rPr>
          <w:delText xml:space="preserve">s </w:delText>
        </w:r>
        <w:r w:rsidRPr="00596805" w:rsidDel="00EC5B68">
          <w:rPr>
            <w:color w:val="000000" w:themeColor="text1"/>
          </w:rPr>
          <w:delText>(PGLS)</w:delText>
        </w:r>
        <w:r w:rsidDel="00EC5B68">
          <w:rPr>
            <w:color w:val="000000" w:themeColor="text1"/>
          </w:rPr>
          <w:delText xml:space="preserve"> model</w:delText>
        </w:r>
        <w:r w:rsidRPr="00596805" w:rsidDel="00EC5B68">
          <w:rPr>
            <w:color w:val="000000" w:themeColor="text1"/>
          </w:rPr>
          <w:delText>, which t</w:delText>
        </w:r>
        <w:r w:rsidDel="00EC5B68">
          <w:rPr>
            <w:color w:val="000000" w:themeColor="text1"/>
          </w:rPr>
          <w:delText>ake</w:delText>
        </w:r>
        <w:r w:rsidR="001A2022" w:rsidDel="00EC5B68">
          <w:rPr>
            <w:color w:val="000000" w:themeColor="text1"/>
          </w:rPr>
          <w:delText>s</w:delText>
        </w:r>
        <w:r w:rsidRPr="00596805" w:rsidDel="00EC5B68">
          <w:rPr>
            <w:color w:val="000000" w:themeColor="text1"/>
          </w:rPr>
          <w:delText xml:space="preserve"> phylogenetic relatedness into account </w:delText>
        </w:r>
        <w:r w:rsidDel="00EC5B68">
          <w:rPr>
            <w:color w:val="000000" w:themeColor="text1"/>
          </w:rPr>
          <w:delText xml:space="preserve">via more structured modifications to the residual variance-covariance matrix </w:delText>
        </w:r>
        <w:r w:rsidRPr="00596805" w:rsidDel="00EC5B68">
          <w:rPr>
            <w:color w:val="000000" w:themeColor="text1"/>
          </w:rPr>
          <w:fldChar w:fldCharType="begin"/>
        </w:r>
        <w:r w:rsidRPr="00596805" w:rsidDel="00EC5B68">
          <w:rPr>
            <w:color w:val="000000" w:themeColor="text1"/>
          </w:rPr>
          <w:delInstrText xml:space="preserve"> ADDIN EN.CITE &lt;EndNote&gt;&lt;Cite&gt;&lt;Author&gt;White&lt;/Author&gt;&lt;Year&gt;2009&lt;/Year&gt;&lt;RecNum&gt;3206&lt;/RecNum&gt;&lt;DisplayText&gt;(White et al., 2009)&lt;/DisplayText&gt;&lt;record&gt;&lt;rec-number&gt;3206&lt;/rec-number&gt;&lt;foreign-keys&gt;&lt;key app="EN" db-id="xx5rvz2rypad0ferrdnp9avueprfsdrvarez" timestamp="1593621097"&gt;3206&lt;/key&gt;&lt;/foreign-keys&gt;&lt;ref-type name="Journal Article"&gt;17&lt;/ref-type&gt;&lt;contributors&gt;&lt;authors&gt;&lt;author&gt;White, Craig R.&lt;/author&gt;&lt;author&gt;Blackburn, Tim M.&lt;/author&gt;&lt;author&gt;Seymour, Roger S.&lt;/author&gt;&lt;/authors&gt;&lt;/contributors&gt;&lt;titles&gt;&lt;title&gt;Phylogenetically informed analysis of the allometry of mammalian basal metabolic rate supports neither geometric nor quarter-power scaling &lt;/title&gt;&lt;secondary-title&gt;Evolution&lt;/secondary-title&gt;&lt;/titles&gt;&lt;periodical&gt;&lt;full-title&gt;Evolution&lt;/full-title&gt;&lt;/periodical&gt;&lt;pages&gt;2658-2667&lt;/pages&gt;&lt;volume&gt;63&lt;/volume&gt;&lt;number&gt;10&lt;/number&gt;&lt;keywords&gt;&lt;keyword&gt;Body mass&lt;/keyword&gt;&lt;keyword&gt;independent contrasts&lt;/keyword&gt;&lt;keyword&gt;phylogenetic generalized least squares&lt;/keyword&gt;&lt;keyword&gt;scaling&lt;/keyword&gt;&lt;/keywords&gt;&lt;dates&gt;&lt;year&gt;2009&lt;/year&gt;&lt;pub-dates&gt;&lt;date&gt;2009/10/01&lt;/date&gt;&lt;/pub-dates&gt;&lt;/dates&gt;&lt;publisher&gt;John Wiley &amp;amp; Sons, Ltd&lt;/publisher&gt;&lt;isbn&gt;0014-3820&lt;/isbn&gt;&lt;urls&gt;&lt;related-urls&gt;&lt;url&gt;https://doi.org/10.1111/j.1558-5646.2009.00747.x&lt;/url&gt;&lt;/related-urls&gt;&lt;/urls&gt;&lt;electronic-resource-num&gt;10.1111/j.1558-5646.2009.00747.x&lt;/electronic-resource-num&gt;&lt;access-date&gt;2020/07/01&lt;/access-date&gt;&lt;/record&gt;&lt;/Cite&gt;&lt;/EndNote&gt;</w:delInstrText>
        </w:r>
        <w:r w:rsidRPr="00596805" w:rsidDel="00EC5B68">
          <w:rPr>
            <w:color w:val="000000" w:themeColor="text1"/>
          </w:rPr>
          <w:fldChar w:fldCharType="separate"/>
        </w:r>
        <w:r w:rsidRPr="00596805" w:rsidDel="00EC5B68">
          <w:rPr>
            <w:noProof/>
            <w:color w:val="000000" w:themeColor="text1"/>
          </w:rPr>
          <w:delText>(White et al., 2009)</w:delText>
        </w:r>
        <w:r w:rsidRPr="00596805" w:rsidDel="00EC5B68">
          <w:rPr>
            <w:color w:val="000000" w:themeColor="text1"/>
          </w:rPr>
          <w:fldChar w:fldCharType="end"/>
        </w:r>
        <w:r w:rsidDel="00EC5B68">
          <w:rPr>
            <w:color w:val="000000" w:themeColor="text1"/>
          </w:rPr>
          <w:delText xml:space="preserve">. </w:delText>
        </w:r>
      </w:del>
      <w:del w:id="93" w:author="Andreas Fahlman" w:date="2022-06-23T15:07:00Z">
        <w:r w:rsidR="0010225B" w:rsidDel="00EC5B68">
          <w:rPr>
            <w:color w:val="000000" w:themeColor="text1"/>
          </w:rPr>
          <w:delText xml:space="preserve">For </w:delText>
        </w:r>
        <w:r w:rsidR="00F82283" w:rsidDel="00EC5B68">
          <w:rPr>
            <w:color w:val="000000" w:themeColor="text1"/>
          </w:rPr>
          <w:delText>BMR</w:delText>
        </w:r>
        <w:r w:rsidR="00A425CE" w:rsidDel="00EC5B68">
          <w:rPr>
            <w:color w:val="000000" w:themeColor="text1"/>
          </w:rPr>
          <w:delText>,</w:delText>
        </w:r>
        <w:r w:rsidR="0010225B" w:rsidDel="00EC5B68">
          <w:delText xml:space="preserve"> a </w:delText>
        </w:r>
        <w:r w:rsidR="00F82283" w:rsidDel="00EC5B68">
          <w:delText xml:space="preserve">factor for </w:delText>
        </w:r>
        <w:r w:rsidR="0010225B" w:rsidDel="00EC5B68">
          <w:delText xml:space="preserve">size </w:delText>
        </w:r>
        <w:r w:rsidR="00A1038A" w:rsidDel="00EC5B68">
          <w:delText>(</w:delText>
        </w:r>
        <w:r w:rsidR="0010225B" w:rsidDel="00EC5B68">
          <w:delText>mass &gt; 10 kg or</w:delText>
        </w:r>
        <w:r w:rsidR="0010225B" w:rsidRPr="00A23F2B" w:rsidDel="00EC5B68">
          <w:delText xml:space="preserve"> </w:delText>
        </w:r>
        <w:r w:rsidR="00A1038A" w:rsidDel="00EC5B68">
          <w:delText>mass ≤ 10 kg</w:delText>
        </w:r>
        <w:r w:rsidR="0010225B" w:rsidDel="00EC5B68">
          <w:delText xml:space="preserve">) </w:delText>
        </w:r>
        <w:r w:rsidR="00797222" w:rsidDel="00EC5B68">
          <w:delText xml:space="preserve">was included </w:delText>
        </w:r>
        <w:r w:rsidR="0010225B" w:rsidDel="00EC5B68">
          <w:delText xml:space="preserve">as </w:delText>
        </w:r>
        <w:r w:rsidR="00797222" w:rsidDel="00EC5B68">
          <w:delText xml:space="preserve">an </w:delText>
        </w:r>
        <w:r w:rsidR="0010225B" w:rsidDel="00EC5B68">
          <w:delText>independent variable</w:delText>
        </w:r>
        <w:r w:rsidR="00797222" w:rsidDel="00EC5B68">
          <w:delText xml:space="preserve"> </w:delText>
        </w:r>
        <w:r w:rsidR="001973F2" w:rsidDel="00EC5B68">
          <w:delText xml:space="preserve">to </w:delText>
        </w:r>
        <w:r w:rsidR="00811980" w:rsidDel="00EC5B68">
          <w:delText xml:space="preserve">account for </w:delText>
        </w:r>
        <w:r w:rsidR="001973F2" w:rsidDel="00EC5B68">
          <w:delText xml:space="preserve">the fact that the scaling relationship for BMR appears distinct for </w:delText>
        </w:r>
        <w:r w:rsidR="00DC5E23" w:rsidDel="00EC5B68">
          <w:delText xml:space="preserve">small </w:delText>
        </w:r>
        <w:r w:rsidR="00811980" w:rsidDel="00EC5B68">
          <w:delText xml:space="preserve">versus </w:delText>
        </w:r>
        <w:r w:rsidR="00DC5E23" w:rsidDel="00EC5B68">
          <w:delText xml:space="preserve">large </w:delText>
        </w:r>
        <w:r w:rsidR="001973F2" w:rsidDel="00EC5B68">
          <w:delText xml:space="preserve">species </w:delText>
        </w:r>
        <w:r w:rsidR="00DC5E23" w:rsidDel="00EC5B68">
          <w:fldChar w:fldCharType="begin"/>
        </w:r>
        <w:r w:rsidR="00DC5E23" w:rsidDel="00EC5B68">
          <w:delInstrText xml:space="preserve"> ADDIN EN.CITE &lt;EndNote&gt;&lt;Cite&gt;&lt;Author&gt;McNab&lt;/Author&gt;&lt;Year&gt;2008&lt;/Year&gt;&lt;RecNum&gt;3260&lt;/RecNum&gt;&lt;DisplayText&gt;(McNab, 2008)&lt;/DisplayText&gt;&lt;record&gt;&lt;rec-number&gt;3260&lt;/rec-number&gt;&lt;foreign-keys&gt;&lt;key app="EN" db-id="xx5rvz2rypad0ferrdnp9avueprfsdrvarez" timestamp="1596178040"&gt;3260&lt;/key&gt;&lt;/foreign-keys&gt;&lt;ref-type name="Journal Article"&gt;17&lt;/ref-type&gt;&lt;contributors&gt;&lt;authors&gt;&lt;author&gt;McNab, B. K.&lt;/author&gt;&lt;/authors&gt;&lt;/contributors&gt;&lt;auth-address&gt;Department of Zoology, University of Florida, Gainesville, FL 32611, USA. bkm@zoo.ufl.edu&lt;/auth-address&gt;&lt;titles&gt;&lt;title&gt;An analysis of the factors that influence the level and scaling of mammalian BMR&lt;/title&gt;&lt;secondary-title&gt;Comparative Biochemesitry and Physiology A &lt;/secondary-title&gt;&lt;/titles&gt;&lt;pages&gt;5-28&lt;/pages&gt;&lt;volume&gt;151&lt;/volume&gt;&lt;number&gt;1&lt;/number&gt;&lt;edition&gt;2008/07/12&lt;/edition&gt;&lt;keywords&gt;&lt;keyword&gt;Animals&lt;/keyword&gt;&lt;keyword&gt;Basal Metabolism/*physiology&lt;/keyword&gt;&lt;keyword&gt;Body Weight&lt;/keyword&gt;&lt;keyword&gt;Ecosystem&lt;/keyword&gt;&lt;keyword&gt;Feeding Behavior&lt;/keyword&gt;&lt;keyword&gt;Mammals/classification/*physiology&lt;/keyword&gt;&lt;keyword&gt;Phylogeny&lt;/keyword&gt;&lt;/keywords&gt;&lt;dates&gt;&lt;year&gt;2008&lt;/year&gt;&lt;pub-dates&gt;&lt;date&gt;Sep&lt;/date&gt;&lt;/pub-dates&gt;&lt;/dates&gt;&lt;isbn&gt;1095-6433&lt;/isbn&gt;&lt;accession-num&gt;18617429&lt;/accession-num&gt;&lt;urls&gt;&lt;/urls&gt;&lt;electronic-resource-num&gt;10.1016/j.cbpa.2008.05.008&lt;/electronic-resource-num&gt;&lt;remote-database-provider&gt;NLM&lt;/remote-database-provider&gt;&lt;language&gt;eng&lt;/language&gt;&lt;/record&gt;&lt;/Cite&gt;&lt;/EndNote&gt;</w:delInstrText>
        </w:r>
        <w:r w:rsidR="00DC5E23" w:rsidDel="00EC5B68">
          <w:fldChar w:fldCharType="separate"/>
        </w:r>
        <w:r w:rsidR="00DC5E23" w:rsidDel="00EC5B68">
          <w:rPr>
            <w:noProof/>
          </w:rPr>
          <w:delText>(McNab, 2008)</w:delText>
        </w:r>
        <w:r w:rsidR="00DC5E23" w:rsidDel="00EC5B68">
          <w:fldChar w:fldCharType="end"/>
        </w:r>
        <w:r w:rsidR="00DC5E23" w:rsidDel="00EC5B68">
          <w:delText xml:space="preserve"> </w:delText>
        </w:r>
        <w:r w:rsidR="0010225B" w:rsidDel="00EC5B68">
          <w:delText xml:space="preserve">. </w:delText>
        </w:r>
      </w:del>
      <w:r>
        <w:rPr>
          <w:color w:val="000000" w:themeColor="text1"/>
        </w:rPr>
        <w:t xml:space="preserve">Models were fitted in R statistical computing software (R Core Team, 2021; RStudio Team, 2021) using </w:t>
      </w:r>
      <w:ins w:id="94" w:author="Andreas Fahlman" w:date="2022-06-23T15:07:00Z">
        <w:r w:rsidR="00EC5B68">
          <w:rPr>
            <w:color w:val="000000" w:themeColor="text1"/>
          </w:rPr>
          <w:t xml:space="preserve">the </w:t>
        </w:r>
        <w:proofErr w:type="spellStart"/>
        <w:r w:rsidR="00EC5B68">
          <w:rPr>
            <w:color w:val="000000" w:themeColor="text1"/>
          </w:rPr>
          <w:t>nlme</w:t>
        </w:r>
        <w:proofErr w:type="spellEnd"/>
        <w:r w:rsidR="00EC5B68">
          <w:rPr>
            <w:color w:val="000000" w:themeColor="text1"/>
          </w:rPr>
          <w:t xml:space="preserve"> package </w:t>
        </w:r>
      </w:ins>
      <w:del w:id="95" w:author="Andreas Fahlman" w:date="2022-06-23T15:07:00Z">
        <w:r w:rsidDel="00EC5B68">
          <w:rPr>
            <w:color w:val="000000" w:themeColor="text1"/>
          </w:rPr>
          <w:delText>packages</w:delText>
        </w:r>
        <w:r w:rsidR="00DC5E23" w:rsidDel="00EC5B68">
          <w:rPr>
            <w:color w:val="000000" w:themeColor="text1"/>
          </w:rPr>
          <w:delText xml:space="preserve"> glmmTMB</w:delText>
        </w:r>
        <w:r w:rsidDel="00EC5B68">
          <w:rPr>
            <w:color w:val="000000" w:themeColor="text1"/>
          </w:rPr>
          <w:delText xml:space="preserve"> </w:delText>
        </w:r>
        <w:r w:rsidDel="00EC5B68">
          <w:rPr>
            <w:color w:val="000000" w:themeColor="text1"/>
          </w:rPr>
          <w:fldChar w:fldCharType="begin"/>
        </w:r>
        <w:r w:rsidDel="00EC5B68">
          <w:rPr>
            <w:color w:val="000000" w:themeColor="text1"/>
          </w:rPr>
          <w:delInstrText xml:space="preserve"> ADDIN EN.CITE &lt;EndNote&gt;&lt;Cite&gt;&lt;Author&gt;Brooks&lt;/Author&gt;&lt;Year&gt;2017&lt;/Year&gt;&lt;RecNum&gt;3772&lt;/RecNum&gt;&lt;DisplayText&gt;(Brooks et al., 2017)&lt;/DisplayText&gt;&lt;record&gt;&lt;rec-number&gt;3772&lt;/rec-number&gt;&lt;foreign-keys&gt;&lt;key app="EN" db-id="xx5rvz2rypad0ferrdnp9avueprfsdrvarez" timestamp="1628058236"&gt;3772&lt;/key&gt;&lt;/foreign-keys&gt;&lt;ref-type name="Journal Article"&gt;17&lt;/ref-type&gt;&lt;contributors&gt;&lt;authors&gt;&lt;author&gt;Brooks, M.E.&lt;/author&gt;&lt;author&gt;Kristensen, K. &lt;/author&gt;&lt;author&gt;van Benthem, K.J.&lt;/author&gt;&lt;author&gt;Magnusson, A. &lt;/author&gt;&lt;author&gt;Berg, C.W. &lt;/author&gt;&lt;author&gt;Nielsen, A.&lt;/author&gt;&lt;author&gt;Skaug, H.J. &lt;/author&gt;&lt;author&gt;Maechler, M. &lt;/author&gt;&lt;author&gt;Bolker, B.M. &lt;/author&gt;&lt;/authors&gt;&lt;/contributors&gt;&lt;titles&gt;&lt;title&gt;glmmTMB Balances Speed and Flexibility Among Packages for Zero-inflated Generalized Linear Mixed Modeling&lt;/title&gt;&lt;secondary-title&gt;The R Journal&lt;/secondary-title&gt;&lt;/titles&gt;&lt;periodical&gt;&lt;full-title&gt;The R Journal&lt;/full-title&gt;&lt;/periodical&gt;&lt;pages&gt;378-400&lt;/pages&gt;&lt;volume&gt;9&lt;/volume&gt;&lt;number&gt;2&lt;/number&gt;&lt;dates&gt;&lt;year&gt;2017&lt;/year&gt;&lt;/dates&gt;&lt;urls&gt;&lt;/urls&gt;&lt;/record&gt;&lt;/Cite&gt;&lt;/EndNote&gt;</w:delInstrText>
        </w:r>
        <w:r w:rsidDel="00EC5B68">
          <w:rPr>
            <w:color w:val="000000" w:themeColor="text1"/>
          </w:rPr>
          <w:fldChar w:fldCharType="separate"/>
        </w:r>
        <w:r w:rsidDel="00EC5B68">
          <w:rPr>
            <w:noProof/>
            <w:color w:val="000000" w:themeColor="text1"/>
          </w:rPr>
          <w:delText>(Brooks et al., 2017)</w:delText>
        </w:r>
        <w:r w:rsidDel="00EC5B68">
          <w:rPr>
            <w:color w:val="000000" w:themeColor="text1"/>
          </w:rPr>
          <w:fldChar w:fldCharType="end"/>
        </w:r>
        <w:r w:rsidDel="00EC5B68">
          <w:rPr>
            <w:color w:val="000000" w:themeColor="text1"/>
          </w:rPr>
          <w:delText xml:space="preserve"> and nlme </w:delText>
        </w:r>
      </w:del>
      <w:r>
        <w:rPr>
          <w:color w:val="000000" w:themeColor="text1"/>
        </w:rPr>
        <w:fldChar w:fldCharType="begin"/>
      </w:r>
      <w:r>
        <w:rPr>
          <w:color w:val="000000" w:themeColor="text1"/>
        </w:rPr>
        <w:instrText xml:space="preserve"> ADDIN EN.CITE &lt;EndNote&gt;&lt;Cite&gt;&lt;Author&gt;Pinheiro&lt;/Author&gt;&lt;Year&gt;2021&lt;/Year&gt;&lt;RecNum&gt;3771&lt;/RecNum&gt;&lt;DisplayText&gt;(Pinheiro et al., 2021)&lt;/DisplayText&gt;&lt;record&gt;&lt;rec-number&gt;3771&lt;/rec-number&gt;&lt;foreign-keys&gt;&lt;key app="EN" db-id="xx5rvz2rypad0ferrdnp9avueprfsdrvarez" timestamp="1628058065"&gt;3771&lt;/key&gt;&lt;/foreign-keys&gt;&lt;ref-type name="Web Page"&gt;12&lt;/ref-type&gt;&lt;contributors&gt;&lt;authors&gt;&lt;author&gt;Pinheiro, J. &lt;/author&gt;&lt;author&gt;Bates, D. &lt;/author&gt;&lt;author&gt;DebRoy, S. &lt;/author&gt;&lt;author&gt;Sarkar, D.&lt;/author&gt;&lt;/authors&gt;&lt;/contributors&gt;&lt;titles&gt;&lt;title&gt;nlme: Linear and Nonlinear Mixed Effects Models. R package version 3&lt;/title&gt;&lt;secondary-title&gt;R Core Team &lt;/secondary-title&gt;&lt;/titles&gt;&lt;pages&gt;1-152&lt;/pages&gt;&lt;dates&gt;&lt;year&gt;2021&lt;/year&gt;&lt;/dates&gt;&lt;urls&gt;&lt;related-urls&gt;&lt;url&gt;URL: https://CRAN.R-project.org/package=nlme.&lt;/url&gt;&lt;/related-urls&gt;&lt;/urls&gt;&lt;/record&gt;&lt;/Cite&gt;&lt;/EndNote&gt;</w:instrText>
      </w:r>
      <w:r>
        <w:rPr>
          <w:color w:val="000000" w:themeColor="text1"/>
        </w:rPr>
        <w:fldChar w:fldCharType="separate"/>
      </w:r>
      <w:r>
        <w:rPr>
          <w:noProof/>
          <w:color w:val="000000" w:themeColor="text1"/>
        </w:rPr>
        <w:t>(Pinheiro et al., 2021)</w:t>
      </w:r>
      <w:r>
        <w:rPr>
          <w:color w:val="000000" w:themeColor="text1"/>
        </w:rPr>
        <w:fldChar w:fldCharType="end"/>
      </w:r>
      <w:r w:rsidR="00DA0921">
        <w:rPr>
          <w:color w:val="000000" w:themeColor="text1"/>
        </w:rPr>
        <w:t xml:space="preserve">; </w:t>
      </w:r>
      <w:r w:rsidR="00F82283">
        <w:rPr>
          <w:color w:val="000000" w:themeColor="text1"/>
        </w:rPr>
        <w:t>all code and data files are</w:t>
      </w:r>
      <w:r>
        <w:rPr>
          <w:color w:val="000000" w:themeColor="text1"/>
        </w:rPr>
        <w:t xml:space="preserve"> included in the </w:t>
      </w:r>
      <w:hyperlink r:id="rId19" w:history="1">
        <w:r w:rsidR="00E5795C">
          <w:rPr>
            <w:rStyle w:val="Hyperlink"/>
          </w:rPr>
          <w:t>s</w:t>
        </w:r>
        <w:r w:rsidRPr="00E5795C">
          <w:rPr>
            <w:rStyle w:val="Hyperlink"/>
          </w:rPr>
          <w:t>upplementa</w:t>
        </w:r>
        <w:r w:rsidR="00E5795C">
          <w:rPr>
            <w:rStyle w:val="Hyperlink"/>
          </w:rPr>
          <w:t>ry</w:t>
        </w:r>
        <w:r w:rsidRPr="00E5795C">
          <w:rPr>
            <w:rStyle w:val="Hyperlink"/>
          </w:rPr>
          <w:t xml:space="preserve"> materials</w:t>
        </w:r>
      </w:hyperlink>
      <w:r>
        <w:rPr>
          <w:color w:val="000000" w:themeColor="text1"/>
        </w:rPr>
        <w:t xml:space="preserve">. For all analyses, </w:t>
      </w:r>
      <w:r w:rsidRPr="00596805">
        <w:rPr>
          <w:color w:val="000000" w:themeColor="text1"/>
        </w:rPr>
        <w:t>BMR</w:t>
      </w:r>
      <w:r>
        <w:rPr>
          <w:color w:val="000000" w:themeColor="text1"/>
        </w:rPr>
        <w:t xml:space="preserve"> </w:t>
      </w:r>
      <w:r w:rsidRPr="00E069F8">
        <w:rPr>
          <w:color w:val="000000" w:themeColor="text1"/>
        </w:rPr>
        <w:t>(kcal day</w:t>
      </w:r>
      <w:r w:rsidRPr="00E069F8">
        <w:rPr>
          <w:color w:val="000000" w:themeColor="text1"/>
          <w:vertAlign w:val="superscript"/>
        </w:rPr>
        <w:t>-1</w:t>
      </w:r>
      <w:r w:rsidRPr="00E069F8">
        <w:rPr>
          <w:color w:val="000000" w:themeColor="text1"/>
        </w:rPr>
        <w:t xml:space="preserve">), </w:t>
      </w:r>
      <w:r w:rsidR="008C4F20" w:rsidRPr="00C22644">
        <w:rPr>
          <w:rFonts w:eastAsiaTheme="minorEastAsia"/>
          <w:i/>
          <w:color w:val="000000" w:themeColor="text1"/>
          <w:lang w:val="en-US"/>
        </w:rPr>
        <w:t>f</w:t>
      </w:r>
      <w:r w:rsidR="008C4F20" w:rsidRPr="00C22644">
        <w:rPr>
          <w:rFonts w:eastAsiaTheme="minorEastAsia"/>
          <w:color w:val="000000" w:themeColor="text1"/>
          <w:vertAlign w:val="subscript"/>
          <w:lang w:val="en-US"/>
        </w:rPr>
        <w:t>H</w:t>
      </w:r>
      <w:r w:rsidRPr="00E069F8">
        <w:rPr>
          <w:color w:val="000000" w:themeColor="text1"/>
        </w:rPr>
        <w:t xml:space="preserve"> (beats </w:t>
      </w:r>
      <w:r w:rsidRPr="00E069F8">
        <w:rPr>
          <w:noProof/>
          <w:color w:val="000000" w:themeColor="text1"/>
          <w:sz w:val="16"/>
          <w:szCs w:val="16"/>
        </w:rPr>
        <w:sym w:font="Symbol" w:char="F0B7"/>
      </w:r>
      <w:r w:rsidRPr="00E069F8">
        <w:rPr>
          <w:noProof/>
          <w:color w:val="000000" w:themeColor="text1"/>
        </w:rPr>
        <w:t xml:space="preserve"> min</w:t>
      </w:r>
      <w:r w:rsidRPr="00E069F8">
        <w:rPr>
          <w:noProof/>
          <w:color w:val="000000" w:themeColor="text1"/>
          <w:vertAlign w:val="superscript"/>
        </w:rPr>
        <w:t>-1</w:t>
      </w:r>
      <w:r w:rsidRPr="00E069F8">
        <w:rPr>
          <w:color w:val="000000" w:themeColor="text1"/>
        </w:rPr>
        <w:t xml:space="preserve">), </w:t>
      </w:r>
      <w:r w:rsidR="008C4F20" w:rsidRPr="008C4F20">
        <w:rPr>
          <w:rFonts w:eastAsiaTheme="minorEastAsia"/>
          <w:bCs/>
          <w:i/>
          <w:noProof/>
          <w:color w:val="000000" w:themeColor="text1"/>
        </w:rPr>
        <w:t>f</w:t>
      </w:r>
      <w:r w:rsidR="008C4F20" w:rsidRPr="008C4F20">
        <w:rPr>
          <w:rFonts w:eastAsiaTheme="minorEastAsia"/>
          <w:bCs/>
          <w:noProof/>
          <w:color w:val="000000" w:themeColor="text1"/>
          <w:vertAlign w:val="subscript"/>
        </w:rPr>
        <w:t>R</w:t>
      </w:r>
      <w:r w:rsidRPr="00842037">
        <w:rPr>
          <w:color w:val="000000" w:themeColor="text1"/>
        </w:rPr>
        <w:t xml:space="preserve"> (breaths </w:t>
      </w:r>
      <w:r w:rsidRPr="00842037">
        <w:rPr>
          <w:noProof/>
          <w:color w:val="000000" w:themeColor="text1"/>
          <w:sz w:val="16"/>
          <w:szCs w:val="16"/>
        </w:rPr>
        <w:sym w:font="Symbol" w:char="F0B7"/>
      </w:r>
      <w:r w:rsidRPr="00842037">
        <w:rPr>
          <w:noProof/>
          <w:color w:val="000000" w:themeColor="text1"/>
        </w:rPr>
        <w:t xml:space="preserve"> min</w:t>
      </w:r>
      <w:r w:rsidRPr="00842037">
        <w:rPr>
          <w:noProof/>
          <w:color w:val="000000" w:themeColor="text1"/>
          <w:vertAlign w:val="superscript"/>
        </w:rPr>
        <w:t>-1</w:t>
      </w:r>
      <w:r w:rsidRPr="00842037">
        <w:rPr>
          <w:color w:val="000000" w:themeColor="text1"/>
        </w:rPr>
        <w:t xml:space="preserve">), </w:t>
      </w:r>
      <w:r w:rsidR="000C3CBF" w:rsidRPr="008910CA">
        <w:rPr>
          <w:i/>
        </w:rPr>
        <w:t>V</w:t>
      </w:r>
      <w:r w:rsidR="000C3CBF" w:rsidRPr="008910CA">
        <w:rPr>
          <w:vertAlign w:val="subscript"/>
        </w:rPr>
        <w:t>T</w:t>
      </w:r>
      <w:r w:rsidR="00842037">
        <w:rPr>
          <w:color w:val="000000" w:themeColor="text1"/>
        </w:rPr>
        <w:t xml:space="preserve"> </w:t>
      </w:r>
      <w:r w:rsidRPr="00E069F8">
        <w:rPr>
          <w:color w:val="000000" w:themeColor="text1"/>
        </w:rPr>
        <w:t>(mL)</w:t>
      </w:r>
      <w:r w:rsidR="00DC5E23" w:rsidRPr="00E069F8" w:rsidDel="00DC5E23">
        <w:rPr>
          <w:color w:val="000000" w:themeColor="text1"/>
        </w:rPr>
        <w:t xml:space="preserve"> </w:t>
      </w:r>
      <w:r w:rsidR="00DC5E23">
        <w:rPr>
          <w:color w:val="000000" w:themeColor="text1"/>
        </w:rPr>
        <w:t>a</w:t>
      </w:r>
      <w:r w:rsidRPr="00E069F8">
        <w:rPr>
          <w:color w:val="000000" w:themeColor="text1"/>
        </w:rPr>
        <w:t xml:space="preserve">nd </w:t>
      </w:r>
      <w:r w:rsidR="003473D8" w:rsidRPr="003473D8">
        <w:rPr>
          <w:color w:val="000000" w:themeColor="text1"/>
        </w:rPr>
        <w:t>body mass</w:t>
      </w:r>
      <w:r w:rsidRPr="00E069F8">
        <w:rPr>
          <w:color w:val="000000" w:themeColor="text1"/>
        </w:rPr>
        <w:t xml:space="preserve"> (kg) were transfo</w:t>
      </w:r>
      <w:r w:rsidRPr="00596805">
        <w:rPr>
          <w:color w:val="000000" w:themeColor="text1"/>
        </w:rPr>
        <w:t>rmed using the base 10 logarithm (log</w:t>
      </w:r>
      <w:r w:rsidRPr="00596805">
        <w:rPr>
          <w:color w:val="000000" w:themeColor="text1"/>
          <w:vertAlign w:val="subscript"/>
        </w:rPr>
        <w:t>10</w:t>
      </w:r>
      <w:r>
        <w:rPr>
          <w:color w:val="000000" w:themeColor="text1"/>
        </w:rPr>
        <w:t>)</w:t>
      </w:r>
      <w:r w:rsidRPr="00596805">
        <w:rPr>
          <w:color w:val="000000" w:themeColor="text1"/>
        </w:rPr>
        <w:t xml:space="preserve">. </w:t>
      </w:r>
      <w:r>
        <w:rPr>
          <w:color w:val="000000" w:themeColor="text1"/>
        </w:rPr>
        <w:t xml:space="preserve">Models included an interaction between habitat and </w:t>
      </w:r>
      <w:r w:rsidR="003473D8" w:rsidRPr="003473D8">
        <w:rPr>
          <w:color w:val="000000" w:themeColor="text1"/>
        </w:rPr>
        <w:t>body mass</w:t>
      </w:r>
      <w:del w:id="96" w:author="Andreas Fahlman" w:date="2022-06-23T15:08:00Z">
        <w:r w:rsidDel="00EC5B68">
          <w:rPr>
            <w:color w:val="000000" w:themeColor="text1"/>
          </w:rPr>
          <w:delText xml:space="preserve">, and </w:delText>
        </w:r>
        <w:r w:rsidR="000E5AA6" w:rsidDel="00EC5B68">
          <w:rPr>
            <w:color w:val="000000" w:themeColor="text1"/>
          </w:rPr>
          <w:delText xml:space="preserve">for BMR </w:delText>
        </w:r>
        <w:r w:rsidDel="00EC5B68">
          <w:rPr>
            <w:color w:val="000000" w:themeColor="text1"/>
          </w:rPr>
          <w:delText xml:space="preserve">also between </w:delText>
        </w:r>
        <w:r w:rsidR="003473D8" w:rsidRPr="003473D8" w:rsidDel="00EC5B68">
          <w:rPr>
            <w:color w:val="000000" w:themeColor="text1"/>
          </w:rPr>
          <w:delText>body mass</w:delText>
        </w:r>
        <w:r w:rsidDel="00EC5B68">
          <w:rPr>
            <w:color w:val="000000" w:themeColor="text1"/>
          </w:rPr>
          <w:delText xml:space="preserve"> and the size indicator variable</w:delText>
        </w:r>
      </w:del>
      <w:r>
        <w:rPr>
          <w:color w:val="000000" w:themeColor="text1"/>
        </w:rPr>
        <w:t>,</w:t>
      </w:r>
      <w:r w:rsidRPr="00596805">
        <w:rPr>
          <w:color w:val="000000" w:themeColor="text1"/>
        </w:rPr>
        <w:t xml:space="preserve"> to determine </w:t>
      </w:r>
      <w:r>
        <w:rPr>
          <w:color w:val="000000" w:themeColor="text1"/>
        </w:rPr>
        <w:t>whether there were differences in slopes or intercepts.</w:t>
      </w:r>
      <w:r w:rsidRPr="00917752">
        <w:t xml:space="preserve"> </w:t>
      </w:r>
      <w:r>
        <w:t xml:space="preserve">For each model, following several standard model assessment checks, a type II ANOVA was performed to estimate </w:t>
      </w:r>
      <w:r w:rsidR="0021114A">
        <w:t xml:space="preserve">the </w:t>
      </w:r>
      <w:r>
        <w:t>contributions of each predictor.</w:t>
      </w:r>
    </w:p>
    <w:p w14:paraId="340AF17F" w14:textId="77777777" w:rsidR="00C042D3" w:rsidRPr="00917752" w:rsidRDefault="00C042D3" w:rsidP="00C042D3"/>
    <w:p w14:paraId="22DF567A" w14:textId="77777777" w:rsidR="00457850" w:rsidRDefault="00457850" w:rsidP="007C763D">
      <w:pPr>
        <w:tabs>
          <w:tab w:val="left" w:pos="2256"/>
        </w:tabs>
        <w:spacing w:line="360" w:lineRule="auto"/>
        <w:rPr>
          <w:b/>
          <w:bCs/>
          <w:color w:val="000000" w:themeColor="text1"/>
        </w:rPr>
      </w:pPr>
      <w:r w:rsidRPr="00917752">
        <w:rPr>
          <w:b/>
          <w:bCs/>
          <w:color w:val="000000" w:themeColor="text1"/>
        </w:rPr>
        <w:t>Results</w:t>
      </w:r>
      <w:r w:rsidR="007C763D">
        <w:rPr>
          <w:b/>
          <w:bCs/>
          <w:color w:val="000000" w:themeColor="text1"/>
        </w:rPr>
        <w:tab/>
      </w:r>
    </w:p>
    <w:p w14:paraId="6D0548C7" w14:textId="6A3B3D84" w:rsidR="007C763D" w:rsidRDefault="007C763D" w:rsidP="007C763D">
      <w:pPr>
        <w:spacing w:line="360" w:lineRule="auto"/>
        <w:ind w:firstLine="720"/>
        <w:rPr>
          <w:color w:val="000000"/>
        </w:rPr>
      </w:pPr>
      <w:del w:id="97" w:author="Andreas Fahlman" w:date="2022-06-23T15:08:00Z">
        <w:r w:rsidDel="00EC5B68">
          <w:rPr>
            <w:color w:val="000000"/>
          </w:rPr>
          <w:delText>Three</w:delText>
        </w:r>
        <w:r w:rsidRPr="00563A86" w:rsidDel="00EC5B68">
          <w:rPr>
            <w:color w:val="000000"/>
          </w:rPr>
          <w:delText xml:space="preserve"> </w:delText>
        </w:r>
        <w:r w:rsidDel="00EC5B68">
          <w:rPr>
            <w:color w:val="000000"/>
          </w:rPr>
          <w:delText xml:space="preserve">regression </w:delText>
        </w:r>
        <w:r w:rsidRPr="00563A86" w:rsidDel="00EC5B68">
          <w:rPr>
            <w:color w:val="000000"/>
          </w:rPr>
          <w:delText>model</w:delText>
        </w:r>
        <w:r w:rsidDel="00EC5B68">
          <w:rPr>
            <w:color w:val="000000"/>
          </w:rPr>
          <w:delText>s (G</w:delText>
        </w:r>
        <w:r w:rsidR="00DC5E23" w:rsidDel="00EC5B68">
          <w:rPr>
            <w:color w:val="000000"/>
          </w:rPr>
          <w:delText xml:space="preserve">eneral </w:delText>
        </w:r>
        <w:r w:rsidDel="00EC5B68">
          <w:rPr>
            <w:color w:val="000000"/>
          </w:rPr>
          <w:delText>L</w:delText>
        </w:r>
        <w:r w:rsidR="00DC5E23" w:rsidDel="00EC5B68">
          <w:rPr>
            <w:color w:val="000000"/>
          </w:rPr>
          <w:delText xml:space="preserve">east </w:delText>
        </w:r>
        <w:r w:rsidDel="00EC5B68">
          <w:rPr>
            <w:color w:val="000000"/>
          </w:rPr>
          <w:delText>S</w:delText>
        </w:r>
        <w:r w:rsidR="00DC5E23" w:rsidDel="00EC5B68">
          <w:rPr>
            <w:color w:val="000000"/>
          </w:rPr>
          <w:delText>quares [GLS]</w:delText>
        </w:r>
        <w:r w:rsidDel="00EC5B68">
          <w:rPr>
            <w:color w:val="000000"/>
          </w:rPr>
          <w:delText xml:space="preserve">, </w:delText>
        </w:r>
        <w:r w:rsidR="00CC34F3" w:rsidDel="00EC5B68">
          <w:rPr>
            <w:color w:val="000000"/>
          </w:rPr>
          <w:delText>G</w:delText>
        </w:r>
        <w:r w:rsidR="00DC5E23" w:rsidDel="00EC5B68">
          <w:rPr>
            <w:color w:val="000000"/>
          </w:rPr>
          <w:delText xml:space="preserve">eneralized </w:delText>
        </w:r>
        <w:r w:rsidR="00CC34F3" w:rsidDel="00EC5B68">
          <w:rPr>
            <w:color w:val="000000"/>
          </w:rPr>
          <w:delText>L</w:delText>
        </w:r>
        <w:r w:rsidR="00DC5E23" w:rsidDel="00EC5B68">
          <w:rPr>
            <w:color w:val="000000"/>
          </w:rPr>
          <w:delText xml:space="preserve">inear </w:delText>
        </w:r>
        <w:r w:rsidR="00CC34F3" w:rsidDel="00EC5B68">
          <w:rPr>
            <w:color w:val="000000"/>
          </w:rPr>
          <w:delText>M</w:delText>
        </w:r>
        <w:r w:rsidR="00DC5E23" w:rsidDel="00EC5B68">
          <w:rPr>
            <w:color w:val="000000"/>
          </w:rPr>
          <w:delText>odels [GLM]</w:delText>
        </w:r>
        <w:r w:rsidDel="00EC5B68">
          <w:rPr>
            <w:color w:val="000000"/>
          </w:rPr>
          <w:delText xml:space="preserve"> and P</w:delText>
        </w:r>
        <w:r w:rsidR="00DC5E23" w:rsidDel="00EC5B68">
          <w:rPr>
            <w:color w:val="000000"/>
          </w:rPr>
          <w:delText>hylo</w:delText>
        </w:r>
        <w:r w:rsidDel="00EC5B68">
          <w:rPr>
            <w:color w:val="000000"/>
          </w:rPr>
          <w:delText>G</w:delText>
        </w:r>
        <w:r w:rsidR="00DC5E23" w:rsidDel="00EC5B68">
          <w:rPr>
            <w:color w:val="000000"/>
          </w:rPr>
          <w:delText xml:space="preserve">enetic </w:delText>
        </w:r>
        <w:r w:rsidDel="00EC5B68">
          <w:rPr>
            <w:color w:val="000000"/>
          </w:rPr>
          <w:delText>L</w:delText>
        </w:r>
        <w:r w:rsidR="00DC5E23" w:rsidDel="00EC5B68">
          <w:rPr>
            <w:color w:val="000000"/>
          </w:rPr>
          <w:delText xml:space="preserve">east </w:delText>
        </w:r>
        <w:r w:rsidDel="00EC5B68">
          <w:rPr>
            <w:color w:val="000000"/>
          </w:rPr>
          <w:delText>S</w:delText>
        </w:r>
        <w:r w:rsidR="00DC5E23" w:rsidDel="00EC5B68">
          <w:rPr>
            <w:color w:val="000000"/>
          </w:rPr>
          <w:delText>quares [PGLS]</w:delText>
        </w:r>
        <w:r w:rsidDel="00EC5B68">
          <w:rPr>
            <w:color w:val="000000"/>
          </w:rPr>
          <w:delText>,</w:delText>
        </w:r>
        <w:r w:rsidRPr="00654B6B" w:rsidDel="00EC5B68">
          <w:rPr>
            <w:color w:val="000000"/>
          </w:rPr>
          <w:delText xml:space="preserve"> </w:delText>
        </w:r>
        <w:r w:rsidRPr="00563A86" w:rsidDel="00EC5B68">
          <w:rPr>
            <w:color w:val="000000"/>
          </w:rPr>
          <w:delText>see</w:delText>
        </w:r>
        <w:r w:rsidDel="00EC5B68">
          <w:rPr>
            <w:color w:val="000000"/>
          </w:rPr>
          <w:delText xml:space="preserve"> section 1.1.1, 1.2.1, and 1.3.1 in</w:delText>
        </w:r>
        <w:r w:rsidRPr="00563A86" w:rsidDel="00EC5B68">
          <w:rPr>
            <w:color w:val="000000"/>
          </w:rPr>
          <w:delText xml:space="preserve"> </w:delText>
        </w:r>
        <w:r w:rsidR="00810BAC" w:rsidDel="00EC5B68">
          <w:fldChar w:fldCharType="begin"/>
        </w:r>
        <w:r w:rsidR="00810BAC" w:rsidDel="00EC5B68">
          <w:delInstrText>HYPERLINK "https://stacyderuiter.github.io/mammal-allometry/"</w:delInstrText>
        </w:r>
        <w:r w:rsidR="00810BAC" w:rsidDel="00EC5B68">
          <w:fldChar w:fldCharType="separate"/>
        </w:r>
      </w:del>
      <w:r w:rsidR="00000000">
        <w:rPr>
          <w:b/>
          <w:bCs/>
          <w:lang w:val="en-US"/>
        </w:rPr>
        <w:t>Error! Hyperlink reference not valid.</w:t>
      </w:r>
      <w:del w:id="98" w:author="Andreas Fahlman" w:date="2022-06-23T15:08:00Z">
        <w:r w:rsidR="00810BAC" w:rsidDel="00EC5B68">
          <w:rPr>
            <w:rStyle w:val="Hyperlink"/>
          </w:rPr>
          <w:fldChar w:fldCharType="end"/>
        </w:r>
        <w:r w:rsidR="00D46572" w:rsidDel="00EC5B68">
          <w:rPr>
            <w:color w:val="000000"/>
          </w:rPr>
          <w:delText xml:space="preserve">) </w:delText>
        </w:r>
        <w:r w:rsidR="00CC34F3" w:rsidDel="00EC5B68">
          <w:rPr>
            <w:color w:val="000000"/>
          </w:rPr>
          <w:delText>were tested</w:delText>
        </w:r>
        <w:r w:rsidDel="00EC5B68">
          <w:rPr>
            <w:color w:val="000000"/>
          </w:rPr>
          <w:delText>.</w:delText>
        </w:r>
        <w:r w:rsidRPr="00563A86" w:rsidDel="00EC5B68">
          <w:rPr>
            <w:color w:val="000000"/>
          </w:rPr>
          <w:delText xml:space="preserve"> </w:delText>
        </w:r>
      </w:del>
      <w:r w:rsidR="00CC34F3">
        <w:rPr>
          <w:color w:val="000000"/>
        </w:rPr>
        <w:t>The GLM</w:t>
      </w:r>
      <w:r>
        <w:rPr>
          <w:color w:val="000000"/>
        </w:rPr>
        <w:t xml:space="preserve"> approach</w:t>
      </w:r>
      <w:r w:rsidR="00CC34F3">
        <w:rPr>
          <w:color w:val="000000"/>
        </w:rPr>
        <w:t xml:space="preserve"> was used, which included</w:t>
      </w:r>
      <w:r>
        <w:rPr>
          <w:color w:val="000000"/>
        </w:rPr>
        <w:t xml:space="preserve"> </w:t>
      </w:r>
      <w:r w:rsidR="00CC34F3">
        <w:rPr>
          <w:color w:val="000000"/>
        </w:rPr>
        <w:t xml:space="preserve">phylogenetic information and provided </w:t>
      </w:r>
      <w:r>
        <w:rPr>
          <w:color w:val="000000"/>
        </w:rPr>
        <w:t xml:space="preserve">taxon-specific predictions. Predictions from the fitted </w:t>
      </w:r>
      <w:r w:rsidR="00DC5E23">
        <w:rPr>
          <w:color w:val="000000"/>
        </w:rPr>
        <w:t xml:space="preserve">GLM </w:t>
      </w:r>
      <w:r>
        <w:rPr>
          <w:color w:val="000000"/>
        </w:rPr>
        <w:t>compared favorably with the observed data (s</w:t>
      </w:r>
      <w:r w:rsidR="00606E30">
        <w:rPr>
          <w:color w:val="000000"/>
        </w:rPr>
        <w:t>ee sections 1-5</w:t>
      </w:r>
      <w:r>
        <w:rPr>
          <w:color w:val="000000"/>
        </w:rPr>
        <w:t xml:space="preserve"> in</w:t>
      </w:r>
      <w:r>
        <w:t xml:space="preserve"> </w:t>
      </w:r>
      <w:hyperlink r:id="rId20" w:history="1">
        <w:r w:rsidRPr="00E5795C">
          <w:rPr>
            <w:rStyle w:val="Hyperlink"/>
          </w:rPr>
          <w:t>supplementary material</w:t>
        </w:r>
      </w:hyperlink>
      <w:r>
        <w:rPr>
          <w:color w:val="000000"/>
        </w:rPr>
        <w:t xml:space="preserve">). </w:t>
      </w:r>
    </w:p>
    <w:p w14:paraId="7EC5FEEA" w14:textId="77777777" w:rsidR="007C763D" w:rsidRDefault="007C763D" w:rsidP="0045791A">
      <w:pPr>
        <w:spacing w:line="360" w:lineRule="auto"/>
        <w:rPr>
          <w:i/>
          <w:iCs/>
          <w:color w:val="000000" w:themeColor="text1"/>
        </w:rPr>
      </w:pPr>
    </w:p>
    <w:p w14:paraId="0CD14455" w14:textId="77777777" w:rsidR="00502AD5" w:rsidRDefault="00502AD5" w:rsidP="00D46572">
      <w:pPr>
        <w:tabs>
          <w:tab w:val="left" w:pos="3664"/>
        </w:tabs>
        <w:spacing w:line="360" w:lineRule="auto"/>
        <w:rPr>
          <w:i/>
          <w:iCs/>
          <w:color w:val="000000" w:themeColor="text1"/>
        </w:rPr>
      </w:pPr>
      <w:r w:rsidRPr="00502AD5">
        <w:rPr>
          <w:i/>
          <w:iCs/>
          <w:color w:val="000000" w:themeColor="text1"/>
        </w:rPr>
        <w:t xml:space="preserve">Basal </w:t>
      </w:r>
      <w:r w:rsidR="000D2801">
        <w:rPr>
          <w:i/>
          <w:iCs/>
          <w:color w:val="000000" w:themeColor="text1"/>
        </w:rPr>
        <w:t>m</w:t>
      </w:r>
      <w:r w:rsidRPr="00502AD5">
        <w:rPr>
          <w:i/>
          <w:iCs/>
          <w:color w:val="000000" w:themeColor="text1"/>
        </w:rPr>
        <w:t>etabolic rate</w:t>
      </w:r>
      <w:r w:rsidR="00D46572">
        <w:rPr>
          <w:i/>
          <w:iCs/>
          <w:color w:val="000000" w:themeColor="text1"/>
        </w:rPr>
        <w:tab/>
      </w:r>
    </w:p>
    <w:p w14:paraId="533724F4" w14:textId="1B393FE2" w:rsidR="001B79F0" w:rsidRPr="00FB17E6" w:rsidRDefault="001D745B" w:rsidP="001B79F0">
      <w:pPr>
        <w:spacing w:line="360" w:lineRule="auto"/>
        <w:ind w:firstLine="720"/>
        <w:rPr>
          <w:color w:val="000000" w:themeColor="text1"/>
        </w:rPr>
      </w:pPr>
      <w:moveToRangeStart w:id="99" w:author="Andreas Fahlman" w:date="2022-06-23T16:00:00Z" w:name="move106892445"/>
      <w:moveTo w:id="100" w:author="Andreas Fahlman" w:date="2022-06-23T16:00:00Z">
        <w:r w:rsidRPr="00FB17E6">
          <w:rPr>
            <w:color w:val="000000" w:themeColor="text1"/>
          </w:rPr>
          <w:t>T</w:t>
        </w:r>
        <w:r>
          <w:rPr>
            <w:color w:val="000000" w:themeColor="text1"/>
          </w:rPr>
          <w:t xml:space="preserve">here were significant differences in the </w:t>
        </w:r>
      </w:moveTo>
      <w:ins w:id="101" w:author="Andreas Fahlman" w:date="2022-06-23T16:00:00Z">
        <w:r>
          <w:rPr>
            <w:color w:val="000000" w:themeColor="text1"/>
          </w:rPr>
          <w:t xml:space="preserve">both the </w:t>
        </w:r>
      </w:ins>
      <w:moveTo w:id="102" w:author="Andreas Fahlman" w:date="2022-06-23T16:00:00Z">
        <w:r>
          <w:rPr>
            <w:color w:val="000000" w:themeColor="text1"/>
          </w:rPr>
          <w:t>intercept</w:t>
        </w:r>
      </w:moveTo>
      <w:ins w:id="103" w:author="Andreas Fahlman" w:date="2022-06-23T16:00:00Z">
        <w:r>
          <w:rPr>
            <w:color w:val="000000" w:themeColor="text1"/>
          </w:rPr>
          <w:t xml:space="preserve">s </w:t>
        </w:r>
      </w:ins>
      <w:ins w:id="104" w:author="Andreas Fahlman" w:date="2022-06-23T16:05:00Z">
        <w:r>
          <w:rPr>
            <w:color w:val="000000" w:themeColor="text1"/>
          </w:rPr>
          <w:t xml:space="preserve">(terrestrial = 1.48; aquatic = 2.03) </w:t>
        </w:r>
      </w:ins>
      <w:ins w:id="105" w:author="Andreas Fahlman" w:date="2022-06-23T16:00:00Z">
        <w:r>
          <w:rPr>
            <w:color w:val="000000" w:themeColor="text1"/>
          </w:rPr>
          <w:t xml:space="preserve">and </w:t>
        </w:r>
      </w:ins>
      <w:moveTo w:id="106" w:author="Andreas Fahlman" w:date="2022-06-23T16:00:00Z">
        <w:del w:id="107" w:author="Andreas Fahlman" w:date="2022-06-23T16:00:00Z">
          <w:r w:rsidDel="001D745B">
            <w:rPr>
              <w:color w:val="000000" w:themeColor="text1"/>
            </w:rPr>
            <w:delText xml:space="preserve">, but not </w:delText>
          </w:r>
        </w:del>
        <w:r>
          <w:rPr>
            <w:color w:val="000000" w:themeColor="text1"/>
          </w:rPr>
          <w:t>the slopes</w:t>
        </w:r>
        <w:del w:id="108" w:author="Andreas Fahlman" w:date="2022-06-23T16:00:00Z">
          <w:r w:rsidDel="001D745B">
            <w:rPr>
              <w:color w:val="000000" w:themeColor="text1"/>
            </w:rPr>
            <w:delText>,</w:delText>
          </w:r>
        </w:del>
        <w:r>
          <w:rPr>
            <w:color w:val="000000" w:themeColor="text1"/>
          </w:rPr>
          <w:t xml:space="preserve"> </w:t>
        </w:r>
      </w:moveTo>
      <w:ins w:id="109" w:author="Andreas Fahlman" w:date="2022-06-23T16:05:00Z">
        <w:r>
          <w:rPr>
            <w:color w:val="000000" w:themeColor="text1"/>
          </w:rPr>
          <w:t xml:space="preserve">(terrestrial = 0.83; aquatic = 0.66) </w:t>
        </w:r>
      </w:ins>
      <w:moveTo w:id="110" w:author="Andreas Fahlman" w:date="2022-06-23T16:00:00Z">
        <w:r>
          <w:rPr>
            <w:color w:val="000000" w:themeColor="text1"/>
          </w:rPr>
          <w:t xml:space="preserve">between terrestrial and aquatic mammals (Table 2), resulting in a </w:t>
        </w:r>
      </w:moveTo>
      <w:ins w:id="111" w:author="Andreas Fahlman" w:date="2022-06-23T16:01:00Z">
        <w:r>
          <w:rPr>
            <w:color w:val="000000" w:themeColor="text1"/>
          </w:rPr>
          <w:t xml:space="preserve">BMR that was 140% </w:t>
        </w:r>
      </w:ins>
      <w:moveTo w:id="112" w:author="Andreas Fahlman" w:date="2022-06-23T16:00:00Z">
        <w:del w:id="113" w:author="Andreas Fahlman" w:date="2022-06-23T16:01:00Z">
          <w:r w:rsidDel="001D745B">
            <w:rPr>
              <w:color w:val="000000" w:themeColor="text1"/>
            </w:rPr>
            <w:delText xml:space="preserve">BMR 78% </w:delText>
          </w:r>
        </w:del>
        <w:r>
          <w:rPr>
            <w:color w:val="000000" w:themeColor="text1"/>
          </w:rPr>
          <w:t xml:space="preserve">higher in aquatic mammals at </w:t>
        </w:r>
      </w:moveTo>
      <w:ins w:id="114" w:author="Andreas Fahlman" w:date="2022-06-23T16:01:00Z">
        <w:r>
          <w:rPr>
            <w:color w:val="000000" w:themeColor="text1"/>
          </w:rPr>
          <w:t xml:space="preserve">10 kg but 17% </w:t>
        </w:r>
      </w:ins>
      <w:moveTo w:id="115" w:author="Andreas Fahlman" w:date="2022-06-23T16:00:00Z">
        <w:del w:id="116" w:author="Andreas Fahlman" w:date="2022-06-23T16:01:00Z">
          <w:r w:rsidDel="001D745B">
            <w:rPr>
              <w:color w:val="000000" w:themeColor="text1"/>
            </w:rPr>
            <w:delText>any given body mass greater than 10 kg</w:delText>
          </w:r>
        </w:del>
      </w:moveTo>
      <w:ins w:id="117" w:author="Andreas Fahlman" w:date="2022-06-23T16:01:00Z">
        <w:r>
          <w:rPr>
            <w:color w:val="000000" w:themeColor="text1"/>
          </w:rPr>
          <w:t>lower at 5000kg</w:t>
        </w:r>
      </w:ins>
      <w:moveTo w:id="118" w:author="Andreas Fahlman" w:date="2022-06-23T16:00:00Z">
        <w:r>
          <w:rPr>
            <w:color w:val="000000" w:themeColor="text1"/>
          </w:rPr>
          <w:t xml:space="preserve">. </w:t>
        </w:r>
      </w:moveTo>
      <w:moveToRangeEnd w:id="99"/>
      <w:del w:id="119" w:author="Andreas Fahlman" w:date="2022-06-23T15:55:00Z">
        <w:r w:rsidR="001B79F0" w:rsidDel="00561228">
          <w:rPr>
            <w:color w:val="000000" w:themeColor="text1"/>
          </w:rPr>
          <w:delText>For all species together, t</w:delText>
        </w:r>
      </w:del>
      <w:del w:id="120" w:author="Andreas Fahlman" w:date="2022-06-23T16:02:00Z">
        <w:r w:rsidR="001B79F0" w:rsidDel="001D745B">
          <w:rPr>
            <w:color w:val="000000" w:themeColor="text1"/>
          </w:rPr>
          <w:delText xml:space="preserve">he </w:delText>
        </w:r>
        <w:r w:rsidR="001B79F0" w:rsidRPr="0069747E" w:rsidDel="001D745B">
          <w:rPr>
            <w:color w:val="000000" w:themeColor="text1"/>
          </w:rPr>
          <w:delText xml:space="preserve">allometric mass-exponent </w:delText>
        </w:r>
      </w:del>
      <w:del w:id="121" w:author="Andreas Fahlman" w:date="2022-06-23T15:58:00Z">
        <w:r w:rsidR="001B79F0" w:rsidRPr="0069747E" w:rsidDel="00561228">
          <w:rPr>
            <w:color w:val="000000" w:themeColor="text1"/>
          </w:rPr>
          <w:delText xml:space="preserve">for BMR </w:delText>
        </w:r>
      </w:del>
      <w:del w:id="122" w:author="Andreas Fahlman" w:date="2022-06-23T16:02:00Z">
        <w:r w:rsidR="001B79F0" w:rsidRPr="0069747E" w:rsidDel="001D745B">
          <w:rPr>
            <w:color w:val="000000" w:themeColor="text1"/>
          </w:rPr>
          <w:delText>was</w:delText>
        </w:r>
        <w:r w:rsidR="005551C7" w:rsidDel="001D745B">
          <w:rPr>
            <w:color w:val="000000" w:themeColor="text1"/>
          </w:rPr>
          <w:delText xml:space="preserve"> </w:delText>
        </w:r>
      </w:del>
      <w:del w:id="123" w:author="Andreas Fahlman" w:date="2022-06-23T15:56:00Z">
        <w:r w:rsidR="005551C7" w:rsidDel="00561228">
          <w:rPr>
            <w:color w:val="000000" w:themeColor="text1"/>
          </w:rPr>
          <w:delText>14</w:delText>
        </w:r>
      </w:del>
      <w:del w:id="124" w:author="Andreas Fahlman" w:date="2022-06-23T16:02:00Z">
        <w:r w:rsidR="005551C7" w:rsidDel="001D745B">
          <w:rPr>
            <w:color w:val="000000" w:themeColor="text1"/>
          </w:rPr>
          <w:delText xml:space="preserve">% </w:delText>
        </w:r>
      </w:del>
      <w:del w:id="125" w:author="Andreas Fahlman" w:date="2022-06-23T15:59:00Z">
        <w:r w:rsidR="005551C7" w:rsidDel="00561228">
          <w:rPr>
            <w:color w:val="000000" w:themeColor="text1"/>
          </w:rPr>
          <w:delText>greater than</w:delText>
        </w:r>
        <w:r w:rsidR="00A02741" w:rsidDel="00561228">
          <w:rPr>
            <w:color w:val="000000" w:themeColor="text1"/>
          </w:rPr>
          <w:delText xml:space="preserve"> </w:delText>
        </w:r>
        <w:r w:rsidR="005551C7" w:rsidDel="00561228">
          <w:rPr>
            <w:color w:val="000000" w:themeColor="text1"/>
          </w:rPr>
          <w:delText xml:space="preserve">for </w:delText>
        </w:r>
        <w:r w:rsidR="00A02741" w:rsidDel="00561228">
          <w:rPr>
            <w:color w:val="000000" w:themeColor="text1"/>
          </w:rPr>
          <w:delText>mammals smaller than 10 kg</w:delText>
        </w:r>
        <w:r w:rsidR="001B79F0" w:rsidRPr="0069747E" w:rsidDel="00561228">
          <w:rPr>
            <w:color w:val="000000" w:themeColor="text1"/>
          </w:rPr>
          <w:delText xml:space="preserve"> </w:delText>
        </w:r>
      </w:del>
      <w:del w:id="126" w:author="Andreas Fahlman" w:date="2022-06-23T16:00:00Z">
        <w:r w:rsidR="001B79F0" w:rsidRPr="0069747E" w:rsidDel="00561228">
          <w:rPr>
            <w:color w:val="000000" w:themeColor="text1"/>
          </w:rPr>
          <w:delText>(</w:delText>
        </w:r>
      </w:del>
      <w:del w:id="127" w:author="Andreas Fahlman" w:date="2022-06-23T16:02:00Z">
        <w:r w:rsidR="001B79F0" w:rsidRPr="0069747E" w:rsidDel="001D745B">
          <w:rPr>
            <w:color w:val="000000" w:themeColor="text1"/>
          </w:rPr>
          <w:delText xml:space="preserve">Table </w:delText>
        </w:r>
        <w:r w:rsidR="00A02741" w:rsidDel="001D745B">
          <w:rPr>
            <w:color w:val="000000" w:themeColor="text1"/>
          </w:rPr>
          <w:delText>2</w:delText>
        </w:r>
        <w:r w:rsidR="001B79F0" w:rsidRPr="0069747E" w:rsidDel="001D745B">
          <w:rPr>
            <w:color w:val="000000" w:themeColor="text1"/>
          </w:rPr>
          <w:delText xml:space="preserve">, Fig. </w:delText>
        </w:r>
        <w:r w:rsidR="001B79F0" w:rsidRPr="00561228" w:rsidDel="001D745B">
          <w:rPr>
            <w:color w:val="000000" w:themeColor="text1"/>
            <w:highlight w:val="yellow"/>
            <w:rPrChange w:id="128" w:author="Andreas Fahlman" w:date="2022-06-23T16:00:00Z">
              <w:rPr>
                <w:color w:val="000000" w:themeColor="text1"/>
              </w:rPr>
            </w:rPrChange>
          </w:rPr>
          <w:delText>2</w:delText>
        </w:r>
        <w:r w:rsidR="003F3EB2" w:rsidRPr="00561228" w:rsidDel="001D745B">
          <w:rPr>
            <w:color w:val="000000" w:themeColor="text1"/>
            <w:highlight w:val="yellow"/>
            <w:rPrChange w:id="129" w:author="Andreas Fahlman" w:date="2022-06-23T16:00:00Z">
              <w:rPr>
                <w:color w:val="000000" w:themeColor="text1"/>
              </w:rPr>
            </w:rPrChange>
          </w:rPr>
          <w:delText>A</w:delText>
        </w:r>
        <w:r w:rsidR="00A02741" w:rsidRPr="00561228" w:rsidDel="001D745B">
          <w:rPr>
            <w:color w:val="000000" w:themeColor="text1"/>
            <w:highlight w:val="yellow"/>
            <w:rPrChange w:id="130" w:author="Andreas Fahlman" w:date="2022-06-23T16:00:00Z">
              <w:rPr>
                <w:color w:val="000000" w:themeColor="text1"/>
              </w:rPr>
            </w:rPrChange>
          </w:rPr>
          <w:delText xml:space="preserve"> and</w:delText>
        </w:r>
        <w:r w:rsidR="00A02741" w:rsidRPr="00561228" w:rsidDel="001D745B">
          <w:rPr>
            <w:color w:val="000000"/>
            <w:highlight w:val="yellow"/>
            <w:rPrChange w:id="131" w:author="Andreas Fahlman" w:date="2022-06-23T16:00:00Z">
              <w:rPr>
                <w:color w:val="000000"/>
              </w:rPr>
            </w:rPrChange>
          </w:rPr>
          <w:delText xml:space="preserve"> Fig. </w:delText>
        </w:r>
        <w:r w:rsidR="003F3EB2" w:rsidRPr="00561228" w:rsidDel="001D745B">
          <w:rPr>
            <w:color w:val="000000"/>
            <w:highlight w:val="yellow"/>
            <w:rPrChange w:id="132" w:author="Andreas Fahlman" w:date="2022-06-23T16:00:00Z">
              <w:rPr>
                <w:color w:val="000000"/>
              </w:rPr>
            </w:rPrChange>
          </w:rPr>
          <w:delText>S</w:delText>
        </w:r>
        <w:r w:rsidR="00A02741" w:rsidRPr="00561228" w:rsidDel="001D745B">
          <w:rPr>
            <w:color w:val="000000"/>
            <w:highlight w:val="yellow"/>
            <w:rPrChange w:id="133" w:author="Andreas Fahlman" w:date="2022-06-23T16:00:00Z">
              <w:rPr>
                <w:color w:val="000000"/>
              </w:rPr>
            </w:rPrChange>
          </w:rPr>
          <w:delText>1.1</w:delText>
        </w:r>
        <w:r w:rsidR="00A02741" w:rsidDel="001D745B">
          <w:rPr>
            <w:color w:val="000000"/>
          </w:rPr>
          <w:delText xml:space="preserve"> in </w:delText>
        </w:r>
        <w:r w:rsidR="00810BAC" w:rsidDel="001D745B">
          <w:fldChar w:fldCharType="begin"/>
        </w:r>
        <w:r w:rsidR="00810BAC" w:rsidDel="001D745B">
          <w:delInstrText>HYPERLINK "https://stacyderuiter.github.io/mammal-allometry/"</w:delInstrText>
        </w:r>
        <w:r w:rsidR="00810BAC" w:rsidDel="001D745B">
          <w:fldChar w:fldCharType="separate"/>
        </w:r>
      </w:del>
      <w:r w:rsidR="00000000">
        <w:rPr>
          <w:b/>
          <w:bCs/>
          <w:lang w:val="en-US"/>
        </w:rPr>
        <w:t>Error! Hyperlink reference not valid.</w:t>
      </w:r>
      <w:del w:id="134" w:author="Andreas Fahlman" w:date="2022-06-23T16:02:00Z">
        <w:r w:rsidR="00810BAC" w:rsidDel="001D745B">
          <w:rPr>
            <w:rStyle w:val="Hyperlink"/>
          </w:rPr>
          <w:fldChar w:fldCharType="end"/>
        </w:r>
        <w:r w:rsidR="001B79F0" w:rsidRPr="0069747E" w:rsidDel="001D745B">
          <w:rPr>
            <w:color w:val="000000" w:themeColor="text1"/>
          </w:rPr>
          <w:delText>).</w:delText>
        </w:r>
        <w:r w:rsidR="001B79F0" w:rsidDel="001D745B">
          <w:rPr>
            <w:color w:val="000000" w:themeColor="text1"/>
          </w:rPr>
          <w:delText xml:space="preserve"> </w:delText>
        </w:r>
      </w:del>
      <w:moveFromRangeStart w:id="135" w:author="Andreas Fahlman" w:date="2022-06-23T16:00:00Z" w:name="move106892445"/>
      <w:moveFrom w:id="136" w:author="Andreas Fahlman" w:date="2022-06-23T16:00:00Z">
        <w:r w:rsidR="001B79F0" w:rsidRPr="00FB17E6" w:rsidDel="001D745B">
          <w:rPr>
            <w:color w:val="000000" w:themeColor="text1"/>
          </w:rPr>
          <w:t>T</w:t>
        </w:r>
        <w:r w:rsidR="001B79F0" w:rsidDel="001D745B">
          <w:rPr>
            <w:color w:val="000000" w:themeColor="text1"/>
          </w:rPr>
          <w:t>here were significant differences in the intercept</w:t>
        </w:r>
        <w:r w:rsidR="00F93080" w:rsidDel="001D745B">
          <w:rPr>
            <w:color w:val="000000" w:themeColor="text1"/>
          </w:rPr>
          <w:t>,</w:t>
        </w:r>
        <w:r w:rsidR="001B79F0" w:rsidDel="001D745B">
          <w:rPr>
            <w:color w:val="000000" w:themeColor="text1"/>
          </w:rPr>
          <w:t xml:space="preserve"> but not </w:t>
        </w:r>
        <w:r w:rsidR="00F93080" w:rsidDel="001D745B">
          <w:rPr>
            <w:color w:val="000000" w:themeColor="text1"/>
          </w:rPr>
          <w:t xml:space="preserve">the </w:t>
        </w:r>
        <w:r w:rsidR="001B79F0" w:rsidDel="001D745B">
          <w:rPr>
            <w:color w:val="000000" w:themeColor="text1"/>
          </w:rPr>
          <w:t>slopes</w:t>
        </w:r>
        <w:r w:rsidR="00F93080" w:rsidDel="001D745B">
          <w:rPr>
            <w:color w:val="000000" w:themeColor="text1"/>
          </w:rPr>
          <w:t>,</w:t>
        </w:r>
        <w:r w:rsidR="001B79F0" w:rsidDel="001D745B">
          <w:rPr>
            <w:color w:val="000000" w:themeColor="text1"/>
          </w:rPr>
          <w:t xml:space="preserve"> between terrestrial and </w:t>
        </w:r>
        <w:r w:rsidR="003473D8" w:rsidDel="001D745B">
          <w:rPr>
            <w:color w:val="000000" w:themeColor="text1"/>
          </w:rPr>
          <w:t>aquatic</w:t>
        </w:r>
        <w:r w:rsidR="001B79F0" w:rsidDel="001D745B">
          <w:rPr>
            <w:color w:val="000000" w:themeColor="text1"/>
          </w:rPr>
          <w:t xml:space="preserve"> mammals</w:t>
        </w:r>
        <w:r w:rsidR="00F066FD" w:rsidDel="001D745B">
          <w:rPr>
            <w:color w:val="000000" w:themeColor="text1"/>
          </w:rPr>
          <w:t xml:space="preserve"> (Table 2)</w:t>
        </w:r>
        <w:r w:rsidR="001B79F0" w:rsidDel="001D745B">
          <w:rPr>
            <w:color w:val="000000" w:themeColor="text1"/>
          </w:rPr>
          <w:t>, resulting in a BMR 78% higher in aquatic mammals at any given body mass</w:t>
        </w:r>
        <w:r w:rsidR="005551C7" w:rsidDel="001D745B">
          <w:rPr>
            <w:color w:val="000000" w:themeColor="text1"/>
          </w:rPr>
          <w:t xml:space="preserve"> greater than 10 kg</w:t>
        </w:r>
        <w:r w:rsidR="001B79F0" w:rsidDel="001D745B">
          <w:rPr>
            <w:color w:val="000000" w:themeColor="text1"/>
          </w:rPr>
          <w:t xml:space="preserve">. </w:t>
        </w:r>
      </w:moveFrom>
      <w:moveFromRangeEnd w:id="135"/>
    </w:p>
    <w:p w14:paraId="059187B3" w14:textId="77777777" w:rsidR="00C042D3" w:rsidRPr="00862AD4" w:rsidRDefault="00EA41AD" w:rsidP="0045791A">
      <w:pPr>
        <w:spacing w:line="360" w:lineRule="auto"/>
        <w:rPr>
          <w:color w:val="000000" w:themeColor="text1"/>
        </w:rPr>
      </w:pPr>
      <w:r>
        <w:rPr>
          <w:i/>
          <w:iCs/>
          <w:color w:val="000000" w:themeColor="text1"/>
        </w:rPr>
        <w:tab/>
      </w:r>
    </w:p>
    <w:p w14:paraId="3B0F9673" w14:textId="77777777" w:rsidR="00502AD5" w:rsidRDefault="00502AD5" w:rsidP="0045791A">
      <w:pPr>
        <w:spacing w:line="360" w:lineRule="auto"/>
        <w:rPr>
          <w:i/>
          <w:iCs/>
          <w:color w:val="000000" w:themeColor="text1"/>
        </w:rPr>
      </w:pPr>
      <w:r>
        <w:rPr>
          <w:i/>
          <w:iCs/>
          <w:color w:val="000000" w:themeColor="text1"/>
        </w:rPr>
        <w:t xml:space="preserve">Heart </w:t>
      </w:r>
      <w:r w:rsidRPr="00502AD5">
        <w:rPr>
          <w:i/>
          <w:iCs/>
          <w:color w:val="000000" w:themeColor="text1"/>
        </w:rPr>
        <w:t>rate</w:t>
      </w:r>
      <w:r w:rsidR="00C3183E">
        <w:rPr>
          <w:i/>
          <w:iCs/>
          <w:color w:val="000000" w:themeColor="text1"/>
        </w:rPr>
        <w:t xml:space="preserve"> and </w:t>
      </w:r>
      <w:r w:rsidR="000D2801">
        <w:rPr>
          <w:i/>
          <w:iCs/>
          <w:color w:val="000000" w:themeColor="text1"/>
        </w:rPr>
        <w:t>s</w:t>
      </w:r>
      <w:r>
        <w:rPr>
          <w:i/>
          <w:iCs/>
          <w:color w:val="000000" w:themeColor="text1"/>
        </w:rPr>
        <w:t>troke volume</w:t>
      </w:r>
    </w:p>
    <w:p w14:paraId="600B8AFF" w14:textId="59CBDA74" w:rsidR="00E53E1C" w:rsidRPr="00C3183E" w:rsidRDefault="00C3183E" w:rsidP="00E53E1C">
      <w:pPr>
        <w:spacing w:line="360" w:lineRule="auto"/>
        <w:rPr>
          <w:color w:val="000000" w:themeColor="text1"/>
        </w:rPr>
      </w:pPr>
      <w:r>
        <w:rPr>
          <w:color w:val="000000" w:themeColor="text1"/>
        </w:rPr>
        <w:tab/>
      </w:r>
      <w:r w:rsidR="0010225B">
        <w:rPr>
          <w:color w:val="000000" w:themeColor="text1"/>
        </w:rPr>
        <w:t>There were no significant differences between terrestrial and aquatic mammals</w:t>
      </w:r>
      <w:r w:rsidR="00417216">
        <w:rPr>
          <w:color w:val="000000" w:themeColor="text1"/>
        </w:rPr>
        <w:t xml:space="preserve"> in the scaling of</w:t>
      </w:r>
      <w:r w:rsidR="0010225B">
        <w:rPr>
          <w:color w:val="000000" w:themeColor="text1"/>
        </w:rPr>
        <w:t xml:space="preserve"> either</w:t>
      </w:r>
      <w:r w:rsidR="00544603">
        <w:rPr>
          <w:color w:val="000000" w:themeColor="text1"/>
        </w:rPr>
        <w:t xml:space="preserve"> heart rate</w:t>
      </w:r>
      <w:r w:rsidR="0010225B">
        <w:rPr>
          <w:color w:val="000000" w:themeColor="text1"/>
        </w:rPr>
        <w:t xml:space="preserve"> </w:t>
      </w:r>
      <w:r w:rsidR="00544603">
        <w:rPr>
          <w:color w:val="000000" w:themeColor="text1"/>
        </w:rPr>
        <w:t>(</w:t>
      </w:r>
      <w:r w:rsidR="008C4F20" w:rsidRPr="00C22644">
        <w:rPr>
          <w:rFonts w:eastAsiaTheme="minorEastAsia"/>
          <w:i/>
          <w:color w:val="000000" w:themeColor="text1"/>
          <w:lang w:val="en-US"/>
        </w:rPr>
        <w:t>f</w:t>
      </w:r>
      <w:r w:rsidR="008C4F20" w:rsidRPr="00C22644">
        <w:rPr>
          <w:rFonts w:eastAsiaTheme="minorEastAsia"/>
          <w:color w:val="000000" w:themeColor="text1"/>
          <w:vertAlign w:val="subscript"/>
          <w:lang w:val="en-US"/>
        </w:rPr>
        <w:t>H</w:t>
      </w:r>
      <w:r w:rsidR="00544603">
        <w:rPr>
          <w:color w:val="000000" w:themeColor="text1"/>
        </w:rPr>
        <w:t xml:space="preserve">) </w:t>
      </w:r>
      <w:r w:rsidR="00F066FD">
        <w:rPr>
          <w:color w:val="000000" w:themeColor="text1"/>
        </w:rPr>
        <w:t>(</w:t>
      </w:r>
      <w:r w:rsidR="00F066FD" w:rsidRPr="009E5A5C">
        <w:rPr>
          <w:color w:val="000000" w:themeColor="text1"/>
          <w:highlight w:val="yellow"/>
          <w:rPrChange w:id="137" w:author="Andreas Fahlman" w:date="2022-06-23T16:10:00Z">
            <w:rPr>
              <w:color w:val="000000" w:themeColor="text1"/>
            </w:rPr>
          </w:rPrChange>
        </w:rPr>
        <w:t xml:space="preserve">Fig. </w:t>
      </w:r>
      <w:ins w:id="138" w:author="Andreas Fahlman" w:date="2022-06-23T16:11:00Z">
        <w:r w:rsidR="00C31D54">
          <w:rPr>
            <w:highlight w:val="yellow"/>
          </w:rPr>
          <w:t>2</w:t>
        </w:r>
      </w:ins>
      <w:del w:id="139" w:author="Andreas Fahlman" w:date="2022-06-23T16:11:00Z">
        <w:r w:rsidR="00F066FD" w:rsidRPr="009E5A5C" w:rsidDel="009E5A5C">
          <w:rPr>
            <w:color w:val="000000" w:themeColor="text1"/>
            <w:highlight w:val="yellow"/>
            <w:rPrChange w:id="140" w:author="Andreas Fahlman" w:date="2022-06-23T16:10:00Z">
              <w:rPr>
                <w:color w:val="000000" w:themeColor="text1"/>
              </w:rPr>
            </w:rPrChange>
          </w:rPr>
          <w:delText>2B</w:delText>
        </w:r>
        <w:r w:rsidR="00BA5C64" w:rsidRPr="009E5A5C" w:rsidDel="009E5A5C">
          <w:rPr>
            <w:color w:val="000000" w:themeColor="text1"/>
            <w:highlight w:val="yellow"/>
            <w:rPrChange w:id="141" w:author="Andreas Fahlman" w:date="2022-06-23T16:10:00Z">
              <w:rPr>
                <w:color w:val="000000" w:themeColor="text1"/>
              </w:rPr>
            </w:rPrChange>
          </w:rPr>
          <w:delText xml:space="preserve">, </w:delText>
        </w:r>
        <w:r w:rsidR="00BA5C64" w:rsidRPr="009E5A5C" w:rsidDel="009E5A5C">
          <w:rPr>
            <w:highlight w:val="yellow"/>
            <w:rPrChange w:id="142" w:author="Andreas Fahlman" w:date="2022-06-23T16:10:00Z">
              <w:rPr/>
            </w:rPrChange>
          </w:rPr>
          <w:delText xml:space="preserve">and Fig. </w:delText>
        </w:r>
        <w:r w:rsidR="003F3EB2" w:rsidRPr="009E5A5C" w:rsidDel="009E5A5C">
          <w:rPr>
            <w:highlight w:val="yellow"/>
            <w:rPrChange w:id="143" w:author="Andreas Fahlman" w:date="2022-06-23T16:10:00Z">
              <w:rPr/>
            </w:rPrChange>
          </w:rPr>
          <w:delText>S</w:delText>
        </w:r>
        <w:r w:rsidR="001520BE" w:rsidRPr="009E5A5C" w:rsidDel="009E5A5C">
          <w:rPr>
            <w:highlight w:val="yellow"/>
            <w:rPrChange w:id="144" w:author="Andreas Fahlman" w:date="2022-06-23T16:10:00Z">
              <w:rPr/>
            </w:rPrChange>
          </w:rPr>
          <w:delText>3</w:delText>
        </w:r>
        <w:r w:rsidR="00BA5C64" w:rsidRPr="009E5A5C" w:rsidDel="009E5A5C">
          <w:rPr>
            <w:highlight w:val="yellow"/>
            <w:rPrChange w:id="145" w:author="Andreas Fahlman" w:date="2022-06-23T16:10:00Z">
              <w:rPr/>
            </w:rPrChange>
          </w:rPr>
          <w:delText xml:space="preserve">.1 in </w:delText>
        </w:r>
        <w:r w:rsidR="00810BAC" w:rsidRPr="009E5A5C" w:rsidDel="009E5A5C">
          <w:rPr>
            <w:highlight w:val="yellow"/>
            <w:rPrChange w:id="146" w:author="Andreas Fahlman" w:date="2022-06-23T16:10:00Z">
              <w:rPr/>
            </w:rPrChange>
          </w:rPr>
          <w:fldChar w:fldCharType="begin"/>
        </w:r>
        <w:r w:rsidR="00810BAC" w:rsidRPr="009E5A5C" w:rsidDel="009E5A5C">
          <w:rPr>
            <w:highlight w:val="yellow"/>
            <w:rPrChange w:id="147" w:author="Andreas Fahlman" w:date="2022-06-23T16:10:00Z">
              <w:rPr/>
            </w:rPrChange>
          </w:rPr>
          <w:delInstrText>HYPERLINK "https://stacyderuiter.github.io/mammal-allometry/"</w:delInstrText>
        </w:r>
        <w:r w:rsidR="00810BAC" w:rsidRPr="009E5A5C" w:rsidDel="009E5A5C">
          <w:rPr>
            <w:highlight w:val="yellow"/>
            <w:rPrChange w:id="148" w:author="Andreas Fahlman" w:date="2022-06-23T16:10:00Z">
              <w:rPr>
                <w:rStyle w:val="Hyperlink"/>
              </w:rPr>
            </w:rPrChange>
          </w:rPr>
          <w:fldChar w:fldCharType="separate"/>
        </w:r>
      </w:del>
      <w:r w:rsidR="00000000">
        <w:rPr>
          <w:b/>
          <w:bCs/>
          <w:highlight w:val="yellow"/>
          <w:lang w:val="en-US"/>
        </w:rPr>
        <w:t>Error! Hyperlink reference not valid.</w:t>
      </w:r>
      <w:del w:id="149" w:author="Andreas Fahlman" w:date="2022-06-23T16:11:00Z">
        <w:r w:rsidR="00810BAC" w:rsidRPr="009E5A5C" w:rsidDel="009E5A5C">
          <w:rPr>
            <w:rStyle w:val="Hyperlink"/>
            <w:highlight w:val="yellow"/>
            <w:rPrChange w:id="150" w:author="Andreas Fahlman" w:date="2022-06-23T16:10:00Z">
              <w:rPr>
                <w:rStyle w:val="Hyperlink"/>
              </w:rPr>
            </w:rPrChange>
          </w:rPr>
          <w:fldChar w:fldCharType="end"/>
        </w:r>
      </w:del>
      <w:r w:rsidR="0010225B" w:rsidRPr="009E5A5C">
        <w:rPr>
          <w:color w:val="000000" w:themeColor="text1"/>
          <w:highlight w:val="yellow"/>
          <w:rPrChange w:id="151" w:author="Andreas Fahlman" w:date="2022-06-23T16:10:00Z">
            <w:rPr>
              <w:color w:val="000000" w:themeColor="text1"/>
            </w:rPr>
          </w:rPrChange>
        </w:rPr>
        <w:t>) or</w:t>
      </w:r>
      <w:r w:rsidR="00F066FD" w:rsidRPr="009E5A5C">
        <w:rPr>
          <w:color w:val="000000" w:themeColor="text1"/>
          <w:highlight w:val="yellow"/>
          <w:rPrChange w:id="152" w:author="Andreas Fahlman" w:date="2022-06-23T16:10:00Z">
            <w:rPr>
              <w:color w:val="000000" w:themeColor="text1"/>
            </w:rPr>
          </w:rPrChange>
        </w:rPr>
        <w:t xml:space="preserve"> </w:t>
      </w:r>
      <w:r w:rsidR="00544603" w:rsidRPr="009E5A5C">
        <w:rPr>
          <w:color w:val="000000" w:themeColor="text1"/>
          <w:highlight w:val="yellow"/>
          <w:rPrChange w:id="153" w:author="Andreas Fahlman" w:date="2022-06-23T16:10:00Z">
            <w:rPr>
              <w:color w:val="000000" w:themeColor="text1"/>
            </w:rPr>
          </w:rPrChange>
        </w:rPr>
        <w:t>stroke</w:t>
      </w:r>
      <w:r w:rsidR="00544603">
        <w:rPr>
          <w:color w:val="000000" w:themeColor="text1"/>
        </w:rPr>
        <w:t xml:space="preserve"> volume (</w:t>
      </w:r>
      <w:r w:rsidR="00F066FD">
        <w:rPr>
          <w:color w:val="000000" w:themeColor="text1"/>
        </w:rPr>
        <w:t>SV</w:t>
      </w:r>
      <w:r w:rsidR="00544603">
        <w:rPr>
          <w:color w:val="000000" w:themeColor="text1"/>
        </w:rPr>
        <w:t>)</w:t>
      </w:r>
      <w:r w:rsidR="0010225B">
        <w:rPr>
          <w:color w:val="000000" w:themeColor="text1"/>
        </w:rPr>
        <w:t xml:space="preserve"> (</w:t>
      </w:r>
      <w:r w:rsidR="004003E1">
        <w:rPr>
          <w:color w:val="000000" w:themeColor="text1"/>
        </w:rPr>
        <w:t xml:space="preserve">Table </w:t>
      </w:r>
      <w:ins w:id="154" w:author="Andreas Fahlman" w:date="2022-06-23T16:10:00Z">
        <w:r w:rsidR="009E5A5C">
          <w:rPr>
            <w:color w:val="000000" w:themeColor="text1"/>
          </w:rPr>
          <w:t>2,</w:t>
        </w:r>
      </w:ins>
      <w:del w:id="155" w:author="Andreas Fahlman" w:date="2022-06-23T16:10:00Z">
        <w:r w:rsidR="004003E1" w:rsidDel="009E5A5C">
          <w:rPr>
            <w:color w:val="000000" w:themeColor="text1"/>
          </w:rPr>
          <w:delText>1,</w:delText>
        </w:r>
      </w:del>
      <w:r w:rsidR="004003E1">
        <w:rPr>
          <w:color w:val="000000" w:themeColor="text1"/>
        </w:rPr>
        <w:t xml:space="preserve"> </w:t>
      </w:r>
      <w:r w:rsidR="0010225B">
        <w:rPr>
          <w:color w:val="000000" w:themeColor="text1"/>
        </w:rPr>
        <w:t>Fi</w:t>
      </w:r>
      <w:ins w:id="156" w:author="Andreas Fahlman" w:date="2022-06-23T16:10:00Z">
        <w:r w:rsidR="009E5A5C">
          <w:t>g.</w:t>
        </w:r>
      </w:ins>
      <w:del w:id="157" w:author="Andreas Fahlman" w:date="2022-06-23T16:10:00Z">
        <w:r w:rsidR="0010225B" w:rsidDel="009E5A5C">
          <w:rPr>
            <w:color w:val="000000" w:themeColor="text1"/>
          </w:rPr>
          <w:delText xml:space="preserve">g. </w:delText>
        </w:r>
        <w:r w:rsidR="00F066FD" w:rsidDel="009E5A5C">
          <w:rPr>
            <w:color w:val="000000" w:themeColor="text1"/>
          </w:rPr>
          <w:delText>2C</w:delText>
        </w:r>
        <w:r w:rsidR="00BA5C64" w:rsidDel="009E5A5C">
          <w:rPr>
            <w:color w:val="000000" w:themeColor="text1"/>
          </w:rPr>
          <w:delText xml:space="preserve"> </w:delText>
        </w:r>
        <w:r w:rsidR="00BA5C64" w:rsidDel="009E5A5C">
          <w:delText xml:space="preserve">and Fig. </w:delText>
        </w:r>
        <w:r w:rsidR="003F3EB2" w:rsidDel="009E5A5C">
          <w:delText>S</w:delText>
        </w:r>
        <w:r w:rsidR="001520BE" w:rsidDel="009E5A5C">
          <w:delText>4</w:delText>
        </w:r>
        <w:r w:rsidR="00BA5C64" w:rsidDel="009E5A5C">
          <w:delText xml:space="preserve">.1 in </w:delText>
        </w:r>
        <w:r w:rsidR="00810BAC" w:rsidDel="009E5A5C">
          <w:fldChar w:fldCharType="begin"/>
        </w:r>
        <w:r w:rsidR="00810BAC" w:rsidDel="009E5A5C">
          <w:delInstrText>HYPERLINK "https://stacyderuiter.github.io/mammal-allometry/"</w:delInstrText>
        </w:r>
        <w:r w:rsidR="00810BAC" w:rsidDel="009E5A5C">
          <w:fldChar w:fldCharType="separate"/>
        </w:r>
      </w:del>
      <w:r w:rsidR="00000000">
        <w:rPr>
          <w:b/>
          <w:bCs/>
          <w:lang w:val="en-US"/>
        </w:rPr>
        <w:t>Error! Hyperlink reference not valid.</w:t>
      </w:r>
      <w:del w:id="158" w:author="Andreas Fahlman" w:date="2022-06-23T16:10:00Z">
        <w:r w:rsidR="00810BAC" w:rsidDel="009E5A5C">
          <w:rPr>
            <w:rStyle w:val="Hyperlink"/>
          </w:rPr>
          <w:fldChar w:fldCharType="end"/>
        </w:r>
      </w:del>
      <w:r w:rsidR="0010225B">
        <w:rPr>
          <w:color w:val="000000" w:themeColor="text1"/>
        </w:rPr>
        <w:t>)</w:t>
      </w:r>
      <w:r w:rsidR="005551C7">
        <w:rPr>
          <w:color w:val="000000" w:themeColor="text1"/>
        </w:rPr>
        <w:t>.</w:t>
      </w:r>
    </w:p>
    <w:p w14:paraId="35E054F2" w14:textId="77777777" w:rsidR="00E53E1C" w:rsidRDefault="00E53E1C" w:rsidP="00E53E1C">
      <w:pPr>
        <w:spacing w:line="360" w:lineRule="auto"/>
        <w:ind w:firstLine="720"/>
        <w:rPr>
          <w:color w:val="000000" w:themeColor="text1"/>
        </w:rPr>
      </w:pPr>
    </w:p>
    <w:p w14:paraId="7A278880" w14:textId="77777777" w:rsidR="00AD6B89" w:rsidRDefault="00AD6B89" w:rsidP="00AD6B89">
      <w:pPr>
        <w:spacing w:line="360" w:lineRule="auto"/>
        <w:rPr>
          <w:i/>
          <w:iCs/>
          <w:color w:val="000000" w:themeColor="text1"/>
        </w:rPr>
      </w:pPr>
      <w:r>
        <w:rPr>
          <w:i/>
          <w:iCs/>
          <w:color w:val="000000" w:themeColor="text1"/>
        </w:rPr>
        <w:t xml:space="preserve">Breathing frequency and tidal volume </w:t>
      </w:r>
    </w:p>
    <w:p w14:paraId="59AC865E" w14:textId="2BA58A35" w:rsidR="00AD6B89" w:rsidRDefault="00AD6B89" w:rsidP="00AD6B89">
      <w:pPr>
        <w:spacing w:line="360" w:lineRule="auto"/>
      </w:pPr>
      <w:r>
        <w:tab/>
      </w:r>
      <w:r w:rsidR="00DC5E23">
        <w:t>The slope</w:t>
      </w:r>
      <w:ins w:id="159" w:author="Andreas Fahlman" w:date="2022-06-23T17:28:00Z">
        <w:r w:rsidR="00AD6B77">
          <w:t>s</w:t>
        </w:r>
      </w:ins>
      <w:del w:id="160" w:author="Andreas Fahlman" w:date="2022-06-23T17:27:00Z">
        <w:r w:rsidR="00DC5E23" w:rsidDel="00AD6B77">
          <w:delText>s</w:delText>
        </w:r>
      </w:del>
      <w:r w:rsidR="00DC5E23">
        <w:t xml:space="preserve"> for</w:t>
      </w:r>
      <w:r w:rsidR="00544603">
        <w:t xml:space="preserve"> breathing frequency</w:t>
      </w:r>
      <w:r w:rsidR="00DC5E23" w:rsidRPr="008C4F20">
        <w:rPr>
          <w:rFonts w:eastAsiaTheme="minorEastAsia"/>
          <w:bCs/>
          <w:i/>
          <w:noProof/>
          <w:color w:val="000000" w:themeColor="text1"/>
        </w:rPr>
        <w:t xml:space="preserve"> </w:t>
      </w:r>
      <w:r w:rsidR="00544603" w:rsidRPr="00544603">
        <w:rPr>
          <w:rFonts w:eastAsiaTheme="minorEastAsia"/>
          <w:bCs/>
          <w:iCs/>
          <w:noProof/>
          <w:color w:val="000000" w:themeColor="text1"/>
        </w:rPr>
        <w:t>(</w:t>
      </w:r>
      <w:r w:rsidR="00DC5E23" w:rsidRPr="008C4F20">
        <w:rPr>
          <w:rFonts w:eastAsiaTheme="minorEastAsia"/>
          <w:bCs/>
          <w:i/>
          <w:noProof/>
          <w:color w:val="000000" w:themeColor="text1"/>
        </w:rPr>
        <w:t>f</w:t>
      </w:r>
      <w:r w:rsidR="00DC5E23" w:rsidRPr="008C4F20">
        <w:rPr>
          <w:rFonts w:eastAsiaTheme="minorEastAsia"/>
          <w:bCs/>
          <w:noProof/>
          <w:color w:val="000000" w:themeColor="text1"/>
          <w:vertAlign w:val="subscript"/>
        </w:rPr>
        <w:t>R</w:t>
      </w:r>
      <w:r w:rsidR="00544603">
        <w:rPr>
          <w:rFonts w:eastAsiaTheme="minorEastAsia"/>
          <w:color w:val="000000" w:themeColor="text1"/>
          <w:lang w:val="en-US"/>
        </w:rPr>
        <w:t>)</w:t>
      </w:r>
      <w:del w:id="161" w:author="Andreas Fahlman" w:date="2022-06-23T17:27:00Z">
        <w:r w:rsidR="00544603" w:rsidDel="00AD6B77">
          <w:rPr>
            <w:rFonts w:eastAsiaTheme="minorEastAsia"/>
            <w:color w:val="000000" w:themeColor="text1"/>
            <w:lang w:val="en-US"/>
          </w:rPr>
          <w:delText>,</w:delText>
        </w:r>
      </w:del>
      <w:r w:rsidR="00DC5E23">
        <w:rPr>
          <w:rFonts w:eastAsiaTheme="minorEastAsia"/>
          <w:color w:val="000000" w:themeColor="text1"/>
          <w:lang w:val="en-US"/>
        </w:rPr>
        <w:t xml:space="preserve"> </w:t>
      </w:r>
      <w:del w:id="162" w:author="Andreas Fahlman" w:date="2022-06-23T17:27:00Z">
        <w:r w:rsidR="00DC5E23" w:rsidDel="00AD6B77">
          <w:rPr>
            <w:rFonts w:eastAsiaTheme="minorEastAsia"/>
            <w:color w:val="000000" w:themeColor="text1"/>
            <w:lang w:val="en-US"/>
          </w:rPr>
          <w:delText xml:space="preserve">which </w:delText>
        </w:r>
      </w:del>
      <w:r w:rsidR="00DC5E23">
        <w:t>scaled</w:t>
      </w:r>
      <w:ins w:id="163" w:author="Andreas Fahlman" w:date="2022-06-23T17:27:00Z">
        <w:r w:rsidR="00AD6B77">
          <w:t xml:space="preserve"> </w:t>
        </w:r>
      </w:ins>
      <w:ins w:id="164" w:author="Andreas Fahlman" w:date="2022-06-23T17:28:00Z">
        <w:r w:rsidR="00AD6B77">
          <w:t>or tidal volume (</w:t>
        </w:r>
        <w:r w:rsidR="00AD6B77" w:rsidRPr="003A2D60">
          <w:rPr>
            <w:i/>
            <w:iCs/>
            <w:color w:val="000000" w:themeColor="text1"/>
          </w:rPr>
          <w:t>V</w:t>
        </w:r>
        <w:r w:rsidR="00AD6B77" w:rsidRPr="003A2D60">
          <w:rPr>
            <w:color w:val="000000" w:themeColor="text1"/>
            <w:vertAlign w:val="subscript"/>
          </w:rPr>
          <w:t>T</w:t>
        </w:r>
        <w:r w:rsidR="00AD6B77">
          <w:t>)</w:t>
        </w:r>
      </w:ins>
      <w:del w:id="165" w:author="Andreas Fahlman" w:date="2022-06-23T17:28:00Z">
        <w:r w:rsidR="00DC5E23" w:rsidDel="00AD6B77">
          <w:delText xml:space="preserve"> inversely with body mass</w:delText>
        </w:r>
      </w:del>
      <w:del w:id="166" w:author="Andreas Fahlman" w:date="2022-06-23T17:27:00Z">
        <w:r w:rsidR="00DC5E23" w:rsidDel="00AD6B77">
          <w:delText>,</w:delText>
        </w:r>
      </w:del>
      <w:r w:rsidR="00DC5E23">
        <w:t xml:space="preserve"> were </w:t>
      </w:r>
      <w:ins w:id="167" w:author="Andreas Fahlman" w:date="2022-06-23T17:24:00Z">
        <w:r w:rsidR="00AD6B77">
          <w:t xml:space="preserve">not </w:t>
        </w:r>
      </w:ins>
      <w:r w:rsidR="00DC5E23">
        <w:t xml:space="preserve">significantly different between aquatic and terrestrial mammals (Table </w:t>
      </w:r>
      <w:ins w:id="168" w:author="Andreas Fahlman" w:date="2022-06-23T17:17:00Z">
        <w:r w:rsidR="0017188C">
          <w:t>2</w:t>
        </w:r>
      </w:ins>
      <w:del w:id="169" w:author="Andreas Fahlman" w:date="2022-06-23T17:17:00Z">
        <w:r w:rsidR="00DC5E23" w:rsidDel="0017188C">
          <w:delText>1</w:delText>
        </w:r>
      </w:del>
      <w:r w:rsidR="00DC5E23">
        <w:t xml:space="preserve">, Fig. </w:t>
      </w:r>
      <w:del w:id="170" w:author="Andreas Fahlman" w:date="2022-06-23T17:18:00Z">
        <w:r w:rsidR="003F3EB2" w:rsidDel="0017188C">
          <w:delText>2D</w:delText>
        </w:r>
        <w:r w:rsidR="00DC5E23" w:rsidDel="0017188C">
          <w:delText xml:space="preserve"> and Fig. </w:delText>
        </w:r>
        <w:r w:rsidR="003F3EB2" w:rsidDel="0017188C">
          <w:delText>S</w:delText>
        </w:r>
        <w:r w:rsidR="00DC5E23" w:rsidDel="0017188C">
          <w:delText xml:space="preserve">2.1 in </w:delText>
        </w:r>
        <w:r w:rsidR="00810BAC" w:rsidDel="0017188C">
          <w:fldChar w:fldCharType="begin"/>
        </w:r>
        <w:r w:rsidR="00810BAC" w:rsidDel="0017188C">
          <w:delInstrText>HYPERLINK "https://stacyderuiter.github.io/mammal-allometry/"</w:delInstrText>
        </w:r>
        <w:r w:rsidR="00810BAC" w:rsidDel="0017188C">
          <w:fldChar w:fldCharType="separate"/>
        </w:r>
      </w:del>
      <w:r w:rsidR="00000000">
        <w:rPr>
          <w:b/>
          <w:bCs/>
          <w:lang w:val="en-US"/>
        </w:rPr>
        <w:t>Error! Hyperlink reference not valid.</w:t>
      </w:r>
      <w:del w:id="171" w:author="Andreas Fahlman" w:date="2022-06-23T17:18:00Z">
        <w:r w:rsidR="00810BAC" w:rsidDel="0017188C">
          <w:rPr>
            <w:rStyle w:val="Hyperlink"/>
          </w:rPr>
          <w:fldChar w:fldCharType="end"/>
        </w:r>
      </w:del>
      <w:r w:rsidR="00DC5E23">
        <w:t>).</w:t>
      </w:r>
      <w:ins w:id="172" w:author="Andreas Fahlman" w:date="2022-06-23T17:24:00Z">
        <w:r w:rsidR="00AD6B77">
          <w:t xml:space="preserve"> The intercept</w:t>
        </w:r>
      </w:ins>
      <w:ins w:id="173" w:author="Andreas Fahlman" w:date="2022-06-23T17:28:00Z">
        <w:r w:rsidR="00AD6B77">
          <w:t>s</w:t>
        </w:r>
      </w:ins>
      <w:ins w:id="174" w:author="Andreas Fahlman" w:date="2022-06-23T17:34:00Z">
        <w:r w:rsidR="00FB74AF">
          <w:t xml:space="preserve"> f</w:t>
        </w:r>
      </w:ins>
      <w:ins w:id="175" w:author="Andreas Fahlman" w:date="2022-06-23T17:35:00Z">
        <w:r w:rsidR="00FB74AF">
          <w:t>or terrestrial  as compared with aquatic mammals</w:t>
        </w:r>
      </w:ins>
      <w:ins w:id="176" w:author="Andreas Fahlman" w:date="2022-06-23T17:24:00Z">
        <w:r w:rsidR="00AD6B77">
          <w:t>, on the other hand, was significantly higher</w:t>
        </w:r>
      </w:ins>
      <w:ins w:id="177" w:author="Andreas Fahlman" w:date="2022-06-23T17:33:00Z">
        <w:r w:rsidR="006273BD">
          <w:t xml:space="preserve"> (terrestrial:</w:t>
        </w:r>
      </w:ins>
      <w:ins w:id="178" w:author="Andreas Fahlman" w:date="2022-06-23T17:34:00Z">
        <w:r w:rsidR="006273BD">
          <w:t xml:space="preserve"> 1.62</w:t>
        </w:r>
      </w:ins>
      <w:ins w:id="179" w:author="Andreas Fahlman" w:date="2022-06-23T17:33:00Z">
        <w:r w:rsidR="006273BD">
          <w:t xml:space="preserve">; aquatic: 1.14) and lower </w:t>
        </w:r>
      </w:ins>
      <w:ins w:id="180" w:author="Andreas Fahlman" w:date="2022-06-23T17:34:00Z">
        <w:r w:rsidR="006273BD">
          <w:t>(terrestrial: 1.</w:t>
        </w:r>
        <w:r w:rsidR="00FB74AF">
          <w:t>25</w:t>
        </w:r>
        <w:r w:rsidR="006273BD">
          <w:t xml:space="preserve">; aquatic: 1.66) </w:t>
        </w:r>
      </w:ins>
      <w:ins w:id="181" w:author="Andreas Fahlman" w:date="2022-06-23T17:33:00Z">
        <w:r w:rsidR="006273BD">
          <w:t>for</w:t>
        </w:r>
      </w:ins>
      <w:ins w:id="182" w:author="Andreas Fahlman" w:date="2022-06-23T17:35:00Z">
        <w:r w:rsidR="00FB74AF">
          <w:t xml:space="preserve"> </w:t>
        </w:r>
        <w:r w:rsidR="00FB74AF" w:rsidRPr="00A65696">
          <w:rPr>
            <w:rFonts w:eastAsiaTheme="minorEastAsia"/>
            <w:i/>
            <w:iCs/>
            <w:noProof/>
            <w:color w:val="000000" w:themeColor="text1"/>
            <w:lang w:val="en-US"/>
          </w:rPr>
          <w:t>f</w:t>
        </w:r>
        <w:r w:rsidR="00FB74AF" w:rsidRPr="00A65696">
          <w:rPr>
            <w:rFonts w:eastAsiaTheme="minorEastAsia"/>
            <w:noProof/>
            <w:color w:val="000000" w:themeColor="text1"/>
            <w:vertAlign w:val="subscript"/>
          </w:rPr>
          <w:t>R</w:t>
        </w:r>
        <w:r w:rsidR="00FB74AF">
          <w:t xml:space="preserve"> and </w:t>
        </w:r>
        <w:r w:rsidR="00FB74AF" w:rsidRPr="003A2D60">
          <w:rPr>
            <w:i/>
            <w:iCs/>
            <w:color w:val="000000" w:themeColor="text1"/>
          </w:rPr>
          <w:t>V</w:t>
        </w:r>
        <w:r w:rsidR="00FB74AF" w:rsidRPr="003A2D60">
          <w:rPr>
            <w:color w:val="000000" w:themeColor="text1"/>
            <w:vertAlign w:val="subscript"/>
          </w:rPr>
          <w:t>T</w:t>
        </w:r>
        <w:r w:rsidR="00FB74AF">
          <w:t>, respectively (Table 2).</w:t>
        </w:r>
      </w:ins>
      <w:ins w:id="183" w:author="Andreas Fahlman" w:date="2022-06-23T17:33:00Z">
        <w:r w:rsidR="006273BD">
          <w:t xml:space="preserve"> </w:t>
        </w:r>
      </w:ins>
      <w:r w:rsidR="00DC5E23">
        <w:t xml:space="preserve"> This resulted in a </w:t>
      </w:r>
      <w:ins w:id="184" w:author="Andreas Fahlman" w:date="2022-06-23T17:36:00Z">
        <w:r w:rsidR="00FB74AF">
          <w:t xml:space="preserve">67% higher </w:t>
        </w:r>
      </w:ins>
      <w:del w:id="185" w:author="Andreas Fahlman" w:date="2022-06-23T17:36:00Z">
        <w:r w:rsidR="00DC5E23" w:rsidDel="00FB74AF">
          <w:delText xml:space="preserve">difference in </w:delText>
        </w:r>
      </w:del>
      <w:proofErr w:type="spellStart"/>
      <w:r w:rsidR="00DC5E23" w:rsidRPr="00C95C61">
        <w:rPr>
          <w:bCs/>
          <w:i/>
        </w:rPr>
        <w:t>f</w:t>
      </w:r>
      <w:r w:rsidR="00DC5E23" w:rsidRPr="00C95C61">
        <w:rPr>
          <w:bCs/>
          <w:vertAlign w:val="subscript"/>
        </w:rPr>
        <w:t>R</w:t>
      </w:r>
      <w:proofErr w:type="spellEnd"/>
      <w:r w:rsidR="00DC5E23">
        <w:t xml:space="preserve"> </w:t>
      </w:r>
      <w:ins w:id="186" w:author="Andreas Fahlman" w:date="2022-06-23T17:36:00Z">
        <w:r w:rsidR="00FB74AF">
          <w:t xml:space="preserve">and </w:t>
        </w:r>
      </w:ins>
      <w:ins w:id="187" w:author="Andreas Fahlman" w:date="2022-06-23T17:37:00Z">
        <w:r w:rsidR="00FB74AF">
          <w:t xml:space="preserve">202% lower </w:t>
        </w:r>
        <w:r w:rsidR="00FB74AF" w:rsidRPr="003A2D60">
          <w:rPr>
            <w:i/>
            <w:iCs/>
            <w:color w:val="000000" w:themeColor="text1"/>
          </w:rPr>
          <w:t>V</w:t>
        </w:r>
        <w:r w:rsidR="00FB74AF" w:rsidRPr="003A2D60">
          <w:rPr>
            <w:color w:val="000000" w:themeColor="text1"/>
            <w:vertAlign w:val="subscript"/>
          </w:rPr>
          <w:t>T</w:t>
        </w:r>
        <w:r w:rsidR="00FB74AF">
          <w:t xml:space="preserve"> in </w:t>
        </w:r>
      </w:ins>
      <w:del w:id="188" w:author="Andreas Fahlman" w:date="2022-06-23T17:37:00Z">
        <w:r w:rsidR="00DC5E23" w:rsidDel="00FB74AF">
          <w:delText xml:space="preserve">between </w:delText>
        </w:r>
      </w:del>
      <w:r w:rsidR="00DC5E23">
        <w:t xml:space="preserve">terrestrial </w:t>
      </w:r>
      <w:ins w:id="189" w:author="Andreas Fahlman" w:date="2022-06-23T17:37:00Z">
        <w:r w:rsidR="00FB74AF">
          <w:t xml:space="preserve">as compared with </w:t>
        </w:r>
      </w:ins>
      <w:del w:id="190" w:author="Andreas Fahlman" w:date="2022-06-23T17:37:00Z">
        <w:r w:rsidR="00DC5E23" w:rsidDel="00FB74AF">
          <w:delText xml:space="preserve">and </w:delText>
        </w:r>
      </w:del>
      <w:r w:rsidR="00DC5E23">
        <w:t xml:space="preserve">aquatic mammals </w:t>
      </w:r>
      <w:ins w:id="191" w:author="Andreas Fahlman" w:date="2022-06-23T17:37:00Z">
        <w:r w:rsidR="00FB74AF">
          <w:t xml:space="preserve">across a body mass from 10 kg to 5000 kg. </w:t>
        </w:r>
      </w:ins>
      <w:del w:id="192" w:author="Andreas Fahlman" w:date="2022-06-23T17:37:00Z">
        <w:r w:rsidR="00DC5E23" w:rsidDel="00FB74AF">
          <w:delText xml:space="preserve">that was greater at higher body masses, </w:delText>
        </w:r>
        <w:r w:rsidR="001C39C9" w:rsidDel="00FB74AF">
          <w:delText xml:space="preserve">which was approximately </w:delText>
        </w:r>
        <w:r w:rsidR="00DC5E23" w:rsidDel="00FB74AF">
          <w:delText>42% lower in aquatic mammals at 10 kg and 87% lower at 5</w:delText>
        </w:r>
        <w:r w:rsidR="001C39C9" w:rsidDel="00FB74AF">
          <w:delText>,</w:delText>
        </w:r>
        <w:r w:rsidR="00DC5E23" w:rsidDel="00FB74AF">
          <w:delText xml:space="preserve">000 kg. </w:delText>
        </w:r>
        <w:r w:rsidR="00281274" w:rsidDel="00FB74AF">
          <w:delText>For</w:delText>
        </w:r>
        <w:r w:rsidR="00D27B37" w:rsidDel="00FB74AF">
          <w:delText xml:space="preserve"> the relationship </w:delText>
        </w:r>
        <w:r w:rsidR="001E45CF" w:rsidDel="00FB74AF">
          <w:delText>between</w:delText>
        </w:r>
        <w:r w:rsidR="00544603" w:rsidDel="00FB74AF">
          <w:delText xml:space="preserve"> tidal volume</w:delText>
        </w:r>
        <w:r w:rsidR="00281274" w:rsidDel="00FB74AF">
          <w:delText xml:space="preserve"> </w:delText>
        </w:r>
        <w:r w:rsidR="00544603" w:rsidDel="00FB74AF">
          <w:delText>(</w:delText>
        </w:r>
        <w:r w:rsidR="00281274" w:rsidDel="00FB74AF">
          <w:rPr>
            <w:rFonts w:eastAsiaTheme="minorEastAsia"/>
            <w:i/>
            <w:iCs/>
            <w:color w:val="000000" w:themeColor="text1"/>
            <w:lang w:val="en-US"/>
          </w:rPr>
          <w:delText>V</w:delText>
        </w:r>
        <w:r w:rsidR="00281274" w:rsidDel="00FB74AF">
          <w:rPr>
            <w:rFonts w:eastAsiaTheme="minorEastAsia"/>
            <w:color w:val="000000" w:themeColor="text1"/>
            <w:vertAlign w:val="subscript"/>
            <w:lang w:val="en-US"/>
          </w:rPr>
          <w:delText>T</w:delText>
        </w:r>
        <w:r w:rsidR="00544603" w:rsidDel="00FB74AF">
          <w:delText xml:space="preserve">) </w:delText>
        </w:r>
        <w:r w:rsidR="00D27B37" w:rsidDel="00FB74AF">
          <w:delText>a</w:delText>
        </w:r>
        <w:r w:rsidR="001E45CF" w:rsidDel="00FB74AF">
          <w:delText>nd</w:delText>
        </w:r>
        <w:r w:rsidR="00D27B37" w:rsidDel="00FB74AF">
          <w:delText xml:space="preserve"> body mass, </w:delText>
        </w:r>
        <w:r w:rsidR="00281274" w:rsidDel="00FB74AF">
          <w:delText>the slopes were similar between aquatic and terrestrial mammals, but the intercept</w:delText>
        </w:r>
        <w:r w:rsidR="006024BE" w:rsidDel="00FB74AF">
          <w:delText>s</w:delText>
        </w:r>
        <w:r w:rsidR="00281274" w:rsidDel="00FB74AF">
          <w:delText xml:space="preserve"> differed</w:delText>
        </w:r>
        <w:r w:rsidR="00CE079F" w:rsidDel="00FB74AF">
          <w:delText>. This</w:delText>
        </w:r>
        <w:r w:rsidR="00281274" w:rsidDel="00FB74AF">
          <w:delText xml:space="preserve"> result</w:delText>
        </w:r>
        <w:r w:rsidR="00CE079F" w:rsidDel="00FB74AF">
          <w:delText>ed</w:delText>
        </w:r>
        <w:r w:rsidR="00281274" w:rsidDel="00FB74AF">
          <w:delText xml:space="preserve"> in a </w:delText>
        </w:r>
        <w:r w:rsidR="000C3CBF" w:rsidRPr="008910CA" w:rsidDel="00FB74AF">
          <w:rPr>
            <w:i/>
          </w:rPr>
          <w:delText>V</w:delText>
        </w:r>
        <w:r w:rsidR="000C3CBF" w:rsidRPr="008910CA" w:rsidDel="00FB74AF">
          <w:rPr>
            <w:vertAlign w:val="subscript"/>
          </w:rPr>
          <w:delText>T</w:delText>
        </w:r>
        <w:r w:rsidR="00281274" w:rsidDel="00FB74AF">
          <w:rPr>
            <w:rFonts w:eastAsiaTheme="minorEastAsia"/>
            <w:color w:val="000000" w:themeColor="text1"/>
            <w:lang w:val="en-US"/>
          </w:rPr>
          <w:delText xml:space="preserve"> </w:delText>
        </w:r>
        <w:r w:rsidR="00281274" w:rsidRPr="007F7909" w:rsidDel="00FB74AF">
          <w:rPr>
            <w:rFonts w:eastAsiaTheme="minorEastAsia"/>
            <w:color w:val="000000" w:themeColor="text1"/>
            <w:lang w:val="en-US"/>
          </w:rPr>
          <w:delText xml:space="preserve">that was </w:delText>
        </w:r>
        <w:r w:rsidR="00281274" w:rsidDel="00FB74AF">
          <w:delText xml:space="preserve">327% higher in aquatic species </w:delText>
        </w:r>
      </w:del>
      <w:r w:rsidR="00281274">
        <w:t xml:space="preserve">(Table </w:t>
      </w:r>
      <w:ins w:id="193" w:author="Andreas Fahlman" w:date="2022-06-23T17:17:00Z">
        <w:r w:rsidR="0017188C">
          <w:t>2</w:t>
        </w:r>
      </w:ins>
      <w:del w:id="194" w:author="Andreas Fahlman" w:date="2022-06-23T17:17:00Z">
        <w:r w:rsidR="00281274" w:rsidDel="0017188C">
          <w:delText>1</w:delText>
        </w:r>
      </w:del>
      <w:r w:rsidR="00281274">
        <w:t>, Fig.</w:t>
      </w:r>
      <w:del w:id="195" w:author="Andreas Fahlman" w:date="2022-06-23T17:17:00Z">
        <w:r w:rsidR="00281274" w:rsidDel="0017188C">
          <w:delText xml:space="preserve"> </w:delText>
        </w:r>
        <w:r w:rsidR="003F3EB2" w:rsidDel="0017188C">
          <w:delText>S</w:delText>
        </w:r>
        <w:r w:rsidR="00281274" w:rsidDel="0017188C">
          <w:delText xml:space="preserve">6, and Fig. </w:delText>
        </w:r>
        <w:r w:rsidR="003F3EB2" w:rsidDel="0017188C">
          <w:delText>S</w:delText>
        </w:r>
        <w:r w:rsidR="00281274" w:rsidDel="0017188C">
          <w:delText xml:space="preserve">5.1 </w:delText>
        </w:r>
        <w:r w:rsidR="00810BAC" w:rsidDel="0017188C">
          <w:fldChar w:fldCharType="begin"/>
        </w:r>
        <w:r w:rsidR="00810BAC" w:rsidDel="0017188C">
          <w:delInstrText>HYPERLINK "https://stacyderuiter.github.io/mammal-allometry/"</w:delInstrText>
        </w:r>
        <w:r w:rsidR="00810BAC" w:rsidDel="0017188C">
          <w:fldChar w:fldCharType="separate"/>
        </w:r>
      </w:del>
      <w:r w:rsidR="00000000">
        <w:rPr>
          <w:b/>
          <w:bCs/>
          <w:lang w:val="en-US"/>
        </w:rPr>
        <w:t>Error! Hyperlink reference not valid.</w:t>
      </w:r>
      <w:del w:id="196" w:author="Andreas Fahlman" w:date="2022-06-23T17:17:00Z">
        <w:r w:rsidR="00810BAC" w:rsidDel="0017188C">
          <w:rPr>
            <w:rStyle w:val="Hyperlink"/>
          </w:rPr>
          <w:fldChar w:fldCharType="end"/>
        </w:r>
      </w:del>
      <w:r w:rsidR="00281274">
        <w:t>).</w:t>
      </w:r>
      <w:r w:rsidR="003636EC">
        <w:t xml:space="preserve"> </w:t>
      </w:r>
    </w:p>
    <w:p w14:paraId="4AABA555" w14:textId="77777777" w:rsidR="00DE47FD" w:rsidRDefault="00DE47FD" w:rsidP="00E53E1C">
      <w:pPr>
        <w:spacing w:line="360" w:lineRule="auto"/>
      </w:pPr>
    </w:p>
    <w:p w14:paraId="35F277E9" w14:textId="14F9E784" w:rsidR="00DE47FD" w:rsidRPr="008F5123" w:rsidRDefault="00E85176" w:rsidP="0045791A">
      <w:pPr>
        <w:spacing w:line="360" w:lineRule="auto"/>
        <w:rPr>
          <w:i/>
          <w:iCs/>
        </w:rPr>
      </w:pPr>
      <w:r>
        <w:rPr>
          <w:i/>
          <w:iCs/>
        </w:rPr>
        <w:t>Estimating</w:t>
      </w:r>
      <w:r w:rsidRPr="008F5123">
        <w:rPr>
          <w:i/>
          <w:iCs/>
        </w:rPr>
        <w:t xml:space="preserve"> </w:t>
      </w:r>
      <w:r w:rsidR="008F5123" w:rsidRPr="008F5123">
        <w:rPr>
          <w:i/>
          <w:iCs/>
        </w:rPr>
        <w:t>minute ventilation</w:t>
      </w:r>
      <w:r w:rsidR="00850659">
        <w:rPr>
          <w:i/>
          <w:iCs/>
        </w:rPr>
        <w:t>, alveolar ventilation,</w:t>
      </w:r>
      <w:r w:rsidR="008F5123" w:rsidRPr="008F5123">
        <w:rPr>
          <w:i/>
          <w:iCs/>
        </w:rPr>
        <w:t xml:space="preserve"> cardiac output</w:t>
      </w:r>
      <w:r w:rsidR="00850659">
        <w:rPr>
          <w:i/>
          <w:iCs/>
        </w:rPr>
        <w:t xml:space="preserve">, and cardiac </w:t>
      </w:r>
      <w:r w:rsidR="00850659" w:rsidRPr="00850659">
        <w:rPr>
          <w:i/>
          <w:iCs/>
          <w:color w:val="000000"/>
        </w:rPr>
        <w:t>O</w:t>
      </w:r>
      <w:r w:rsidR="00850659" w:rsidRPr="00850659">
        <w:rPr>
          <w:i/>
          <w:iCs/>
          <w:color w:val="000000"/>
          <w:vertAlign w:val="subscript"/>
        </w:rPr>
        <w:t>2</w:t>
      </w:r>
      <w:r w:rsidR="00850659">
        <w:rPr>
          <w:i/>
          <w:iCs/>
        </w:rPr>
        <w:t xml:space="preserve"> output</w:t>
      </w:r>
    </w:p>
    <w:p w14:paraId="31EEEACE" w14:textId="72B24467" w:rsidR="00AD6B89" w:rsidRPr="00917752" w:rsidRDefault="008F5123" w:rsidP="00AD6B89">
      <w:pPr>
        <w:spacing w:line="360" w:lineRule="auto"/>
      </w:pPr>
      <w:r>
        <w:tab/>
      </w:r>
      <w:r w:rsidR="00ED7AC1">
        <w:t>There were no</w:t>
      </w:r>
      <w:r w:rsidR="003158FB">
        <w:t xml:space="preserve"> </w:t>
      </w:r>
      <w:r w:rsidR="00AD6B89">
        <w:t xml:space="preserve">differences between aquatic and terrestrial mammals in terms of </w:t>
      </w:r>
      <w:r w:rsidR="0031796D">
        <w:t xml:space="preserve">estimated </w:t>
      </w:r>
      <w:r w:rsidR="00AD6B89">
        <w:t>cardiac output</w:t>
      </w:r>
      <w:r w:rsidR="001C39C9">
        <w:t>;</w:t>
      </w:r>
      <w:r w:rsidR="0018193B">
        <w:t xml:space="preserve"> </w:t>
      </w:r>
      <w:r w:rsidR="00A75E07">
        <w:t>however</w:t>
      </w:r>
      <w:r w:rsidR="001C39C9">
        <w:t>,</w:t>
      </w:r>
      <w:r w:rsidR="0018193B">
        <w:t xml:space="preserve"> </w:t>
      </w:r>
      <w:r w:rsidR="00AD6B89">
        <w:t>minute ventilation</w:t>
      </w:r>
      <w:r w:rsidR="0018193B">
        <w:t xml:space="preserve"> </w:t>
      </w:r>
      <w:r w:rsidR="001C39C9">
        <w:t xml:space="preserve">was </w:t>
      </w:r>
      <w:r w:rsidR="0018193B">
        <w:t>differ</w:t>
      </w:r>
      <w:r w:rsidR="001C39C9">
        <w:t>ent</w:t>
      </w:r>
      <w:r w:rsidR="0018193B">
        <w:t xml:space="preserve">, with expected minute ventilation being </w:t>
      </w:r>
      <w:r w:rsidR="00B22339">
        <w:t>lower</w:t>
      </w:r>
      <w:r w:rsidR="0018193B">
        <w:t xml:space="preserve"> </w:t>
      </w:r>
      <w:r w:rsidR="00B22339">
        <w:t>in</w:t>
      </w:r>
      <w:r w:rsidR="0018193B">
        <w:t xml:space="preserve"> terrestrial </w:t>
      </w:r>
      <w:r w:rsidR="003450BE">
        <w:t>mammals</w:t>
      </w:r>
      <w:r w:rsidR="0018193B">
        <w:t xml:space="preserve"> than aquatic </w:t>
      </w:r>
      <w:r w:rsidR="003450BE">
        <w:t>mammals</w:t>
      </w:r>
      <w:r w:rsidR="001C39C9">
        <w:t xml:space="preserve"> </w:t>
      </w:r>
      <w:r w:rsidR="00EF3437">
        <w:t>in smaller species (&lt;</w:t>
      </w:r>
      <w:r w:rsidR="0018193B">
        <w:t xml:space="preserve"> 100</w:t>
      </w:r>
      <w:r w:rsidR="00AA1B76">
        <w:t xml:space="preserve"> </w:t>
      </w:r>
      <w:r w:rsidR="0018193B">
        <w:t xml:space="preserve">kg) and </w:t>
      </w:r>
      <w:r w:rsidR="00B22339">
        <w:t>higher</w:t>
      </w:r>
      <w:r w:rsidR="0018193B">
        <w:t xml:space="preserve"> </w:t>
      </w:r>
      <w:r w:rsidR="00B22339">
        <w:t>in</w:t>
      </w:r>
      <w:r w:rsidR="0018193B">
        <w:t xml:space="preserve"> terrestrial </w:t>
      </w:r>
      <w:r w:rsidR="003450BE">
        <w:t>mammals</w:t>
      </w:r>
      <w:r w:rsidR="0018193B">
        <w:t xml:space="preserve"> </w:t>
      </w:r>
      <w:r w:rsidR="00FD676C">
        <w:t xml:space="preserve">than aquatic </w:t>
      </w:r>
      <w:r w:rsidR="003450BE">
        <w:t>mammals</w:t>
      </w:r>
      <w:r w:rsidR="00FD676C">
        <w:t xml:space="preserve"> in larger species</w:t>
      </w:r>
      <w:r w:rsidR="00AD6B89">
        <w:t xml:space="preserve"> (see </w:t>
      </w:r>
      <w:r w:rsidR="00BA5C64">
        <w:t xml:space="preserve">figures </w:t>
      </w:r>
      <w:r w:rsidR="003F3EB2">
        <w:t xml:space="preserve">S7.1, S7.2, S7.5 and S7.6 </w:t>
      </w:r>
      <w:r w:rsidR="00BA5C64">
        <w:t xml:space="preserve">for estimated cardiac output and minute ventilation in </w:t>
      </w:r>
      <w:hyperlink r:id="rId21" w:anchor="7_Additional_Predictions_(Difference_in_Derived_Quantities_by_Habitat)" w:history="1">
        <w:r w:rsidR="00BA5C64" w:rsidRPr="008915D8">
          <w:rPr>
            <w:rStyle w:val="Hyperlink"/>
          </w:rPr>
          <w:t xml:space="preserve">section </w:t>
        </w:r>
        <w:r w:rsidR="00611C9F" w:rsidRPr="008915D8">
          <w:rPr>
            <w:rStyle w:val="Hyperlink"/>
          </w:rPr>
          <w:t>7</w:t>
        </w:r>
      </w:hyperlink>
      <w:r w:rsidR="00BA5C64">
        <w:t xml:space="preserve"> in </w:t>
      </w:r>
      <w:hyperlink r:id="rId22" w:history="1">
        <w:r w:rsidR="00BA5C64" w:rsidRPr="00E5795C">
          <w:rPr>
            <w:rStyle w:val="Hyperlink"/>
          </w:rPr>
          <w:t>supplementary material</w:t>
        </w:r>
      </w:hyperlink>
      <w:r w:rsidR="001C4CF9">
        <w:rPr>
          <w:rStyle w:val="Hyperlink"/>
        </w:rPr>
        <w:t>)</w:t>
      </w:r>
      <w:r w:rsidR="00AD6B89">
        <w:t xml:space="preserve">. </w:t>
      </w:r>
    </w:p>
    <w:p w14:paraId="35B2AD6A" w14:textId="77777777" w:rsidR="00DB5FBF" w:rsidRDefault="00850659" w:rsidP="006B3ED6">
      <w:pPr>
        <w:spacing w:line="360" w:lineRule="auto"/>
      </w:pPr>
      <w:r>
        <w:tab/>
      </w:r>
    </w:p>
    <w:p w14:paraId="22B3876A" w14:textId="77777777" w:rsidR="00457850" w:rsidRPr="00917752" w:rsidRDefault="00457850" w:rsidP="0045791A">
      <w:pPr>
        <w:spacing w:line="360" w:lineRule="auto"/>
        <w:rPr>
          <w:b/>
          <w:bCs/>
          <w:color w:val="000000" w:themeColor="text1"/>
        </w:rPr>
      </w:pPr>
      <w:r w:rsidRPr="00917752">
        <w:rPr>
          <w:b/>
          <w:bCs/>
          <w:color w:val="000000" w:themeColor="text1"/>
        </w:rPr>
        <w:t>Discussion</w:t>
      </w:r>
    </w:p>
    <w:p w14:paraId="5C5EA10F" w14:textId="7428CAAB" w:rsidR="0069143E" w:rsidRDefault="001C39C9" w:rsidP="0069143E">
      <w:pPr>
        <w:spacing w:line="360" w:lineRule="auto"/>
        <w:ind w:firstLine="720"/>
        <w:rPr>
          <w:color w:val="000000"/>
        </w:rPr>
      </w:pPr>
      <w:r>
        <w:rPr>
          <w:color w:val="000000"/>
        </w:rPr>
        <w:t>In s</w:t>
      </w:r>
      <w:r w:rsidR="00267FD5">
        <w:rPr>
          <w:color w:val="000000"/>
        </w:rPr>
        <w:t xml:space="preserve">upport </w:t>
      </w:r>
      <w:r>
        <w:rPr>
          <w:color w:val="000000"/>
        </w:rPr>
        <w:t xml:space="preserve">of the </w:t>
      </w:r>
      <w:r w:rsidR="00267FD5">
        <w:rPr>
          <w:color w:val="000000"/>
        </w:rPr>
        <w:t>hypothesis</w:t>
      </w:r>
      <w:r>
        <w:rPr>
          <w:color w:val="000000"/>
        </w:rPr>
        <w:t xml:space="preserve"> that aquatic mammals have higher BMR</w:t>
      </w:r>
      <w:r w:rsidR="00DE365A">
        <w:rPr>
          <w:color w:val="000000"/>
        </w:rPr>
        <w:t>s</w:t>
      </w:r>
      <w:r w:rsidR="00267FD5">
        <w:rPr>
          <w:color w:val="000000"/>
        </w:rPr>
        <w:t>, o</w:t>
      </w:r>
      <w:r w:rsidR="00156A64">
        <w:rPr>
          <w:color w:val="000000"/>
        </w:rPr>
        <w:t>ur analyses</w:t>
      </w:r>
      <w:r w:rsidR="00622B00">
        <w:rPr>
          <w:color w:val="000000"/>
        </w:rPr>
        <w:t xml:space="preserve"> indicate that</w:t>
      </w:r>
      <w:r w:rsidR="002D5481" w:rsidRPr="00E01E3E">
        <w:rPr>
          <w:color w:val="000000"/>
        </w:rPr>
        <w:t xml:space="preserve"> BMR is </w:t>
      </w:r>
      <w:r w:rsidR="002D5481">
        <w:rPr>
          <w:color w:val="000000"/>
        </w:rPr>
        <w:t xml:space="preserve">78% </w:t>
      </w:r>
      <w:r w:rsidR="002D5481" w:rsidRPr="00E01E3E">
        <w:rPr>
          <w:color w:val="000000"/>
        </w:rPr>
        <w:t xml:space="preserve">higher in aquatic mammals </w:t>
      </w:r>
      <w:r w:rsidR="002D5481">
        <w:rPr>
          <w:color w:val="000000"/>
        </w:rPr>
        <w:t xml:space="preserve">than </w:t>
      </w:r>
      <w:r w:rsidR="002D5481" w:rsidRPr="00E01E3E">
        <w:rPr>
          <w:color w:val="000000"/>
        </w:rPr>
        <w:t>terrestrial mammals</w:t>
      </w:r>
      <w:r w:rsidR="002D5481">
        <w:rPr>
          <w:color w:val="000000"/>
        </w:rPr>
        <w:t xml:space="preserve"> (Fig. 2)</w:t>
      </w:r>
      <w:r w:rsidR="002D5481" w:rsidRPr="00E01E3E">
        <w:rPr>
          <w:color w:val="000000"/>
        </w:rPr>
        <w:t>.</w:t>
      </w:r>
      <w:r w:rsidR="00622B00">
        <w:rPr>
          <w:color w:val="000000"/>
        </w:rPr>
        <w:t xml:space="preserve"> </w:t>
      </w:r>
      <w:r>
        <w:rPr>
          <w:color w:val="000000"/>
        </w:rPr>
        <w:t xml:space="preserve">This increase in BMR in </w:t>
      </w:r>
      <w:r w:rsidR="00860D79">
        <w:rPr>
          <w:color w:val="000000"/>
        </w:rPr>
        <w:t xml:space="preserve">aquatic mammals </w:t>
      </w:r>
      <w:r>
        <w:rPr>
          <w:color w:val="000000"/>
        </w:rPr>
        <w:t xml:space="preserve">is </w:t>
      </w:r>
      <w:r w:rsidR="008039ED">
        <w:rPr>
          <w:color w:val="000000"/>
        </w:rPr>
        <w:t>likely to be associated</w:t>
      </w:r>
      <w:r>
        <w:rPr>
          <w:color w:val="000000"/>
        </w:rPr>
        <w:t xml:space="preserve"> with </w:t>
      </w:r>
      <w:r w:rsidR="00AC6593" w:rsidRPr="000213C6">
        <w:rPr>
          <w:color w:val="000000" w:themeColor="text1"/>
        </w:rPr>
        <w:t xml:space="preserve">elevated delivery of </w:t>
      </w:r>
      <w:r w:rsidR="00AC6593" w:rsidRPr="000213C6">
        <w:rPr>
          <w:color w:val="000000"/>
        </w:rPr>
        <w:t>O</w:t>
      </w:r>
      <w:r w:rsidR="00AC6593" w:rsidRPr="000213C6">
        <w:rPr>
          <w:color w:val="000000"/>
          <w:vertAlign w:val="subscript"/>
        </w:rPr>
        <w:t>2</w:t>
      </w:r>
      <w:r w:rsidR="00AC6593" w:rsidRPr="000213C6">
        <w:rPr>
          <w:color w:val="000000" w:themeColor="text1"/>
        </w:rPr>
        <w:t xml:space="preserve"> </w:t>
      </w:r>
      <w:r w:rsidR="00AC6593" w:rsidRPr="000213C6">
        <w:rPr>
          <w:color w:val="000000" w:themeColor="text1"/>
        </w:rPr>
        <w:lastRenderedPageBreak/>
        <w:t>through the cardiorespiratory system</w:t>
      </w:r>
      <w:r w:rsidR="008C576F">
        <w:rPr>
          <w:color w:val="000000" w:themeColor="text1"/>
        </w:rPr>
        <w:t>.</w:t>
      </w:r>
      <w:r w:rsidR="009A6BA5">
        <w:rPr>
          <w:color w:val="000000" w:themeColor="text1"/>
        </w:rPr>
        <w:t xml:space="preserve"> </w:t>
      </w:r>
      <w:r w:rsidR="0096286B">
        <w:rPr>
          <w:color w:val="000000" w:themeColor="text1"/>
        </w:rPr>
        <w:t>We investigated physiological mechanisms by which a heightened oxygen delivery to the cells during rest might be achieved in aquatic species (Fig. 1).</w:t>
      </w:r>
      <w:r w:rsidR="008C576F">
        <w:rPr>
          <w:color w:val="000000" w:themeColor="text1"/>
        </w:rPr>
        <w:t xml:space="preserve"> </w:t>
      </w:r>
    </w:p>
    <w:p w14:paraId="33C6CC9F" w14:textId="66CB0C8A" w:rsidR="00751352" w:rsidRDefault="00751352" w:rsidP="00751352">
      <w:pPr>
        <w:spacing w:line="360" w:lineRule="auto"/>
        <w:rPr>
          <w:color w:val="000000"/>
        </w:rPr>
      </w:pPr>
    </w:p>
    <w:p w14:paraId="16ACF821" w14:textId="007F7F3D" w:rsidR="00751352" w:rsidRPr="00BF5DBB" w:rsidRDefault="00751352" w:rsidP="00BF5DBB">
      <w:pPr>
        <w:spacing w:line="360" w:lineRule="auto"/>
        <w:rPr>
          <w:b/>
          <w:bCs/>
          <w:color w:val="000000"/>
        </w:rPr>
      </w:pPr>
      <w:r w:rsidRPr="00BF5DBB">
        <w:rPr>
          <w:b/>
          <w:bCs/>
          <w:color w:val="000000"/>
        </w:rPr>
        <w:t xml:space="preserve">What supports elevated BMR </w:t>
      </w:r>
      <w:r w:rsidR="001F01DF" w:rsidRPr="00BF5DBB">
        <w:rPr>
          <w:b/>
          <w:bCs/>
          <w:color w:val="000000"/>
        </w:rPr>
        <w:t>in aquatic mammals?</w:t>
      </w:r>
    </w:p>
    <w:p w14:paraId="35559517" w14:textId="3796FAAD" w:rsidR="00A853EE" w:rsidRPr="00F66076" w:rsidRDefault="000D510A" w:rsidP="00F66076">
      <w:pPr>
        <w:spacing w:line="360" w:lineRule="auto"/>
        <w:ind w:firstLine="720"/>
        <w:rPr>
          <w:color w:val="000000" w:themeColor="text1"/>
        </w:rPr>
      </w:pPr>
      <w:r>
        <w:rPr>
          <w:color w:val="000000" w:themeColor="text1"/>
        </w:rPr>
        <w:t>Our analyses</w:t>
      </w:r>
      <w:r w:rsidR="00104881">
        <w:rPr>
          <w:color w:val="000000" w:themeColor="text1"/>
        </w:rPr>
        <w:t xml:space="preserve"> suggest</w:t>
      </w:r>
      <w:r w:rsidR="00E023E0">
        <w:rPr>
          <w:color w:val="000000" w:themeColor="text1"/>
        </w:rPr>
        <w:t xml:space="preserve"> that</w:t>
      </w:r>
      <w:r w:rsidR="00104881">
        <w:rPr>
          <w:color w:val="000000" w:themeColor="text1"/>
        </w:rPr>
        <w:t>, despite their elevated BMR</w:t>
      </w:r>
      <w:r w:rsidR="00104881" w:rsidRPr="00B55B2E">
        <w:rPr>
          <w:color w:val="000000" w:themeColor="text1"/>
        </w:rPr>
        <w:t>,</w:t>
      </w:r>
      <w:r w:rsidR="00E023E0" w:rsidRPr="00B55B2E">
        <w:rPr>
          <w:color w:val="000000" w:themeColor="text1"/>
        </w:rPr>
        <w:t xml:space="preserve"> </w:t>
      </w:r>
      <w:r w:rsidR="00A92943" w:rsidRPr="00B55B2E">
        <w:rPr>
          <w:color w:val="000000" w:themeColor="text1"/>
        </w:rPr>
        <w:t xml:space="preserve">aquatic mammals </w:t>
      </w:r>
      <w:r w:rsidR="00E023E0" w:rsidRPr="00B55B2E">
        <w:rPr>
          <w:color w:val="000000" w:themeColor="text1"/>
        </w:rPr>
        <w:t>have</w:t>
      </w:r>
      <w:r w:rsidR="00102616" w:rsidRPr="00B55B2E">
        <w:rPr>
          <w:color w:val="000000" w:themeColor="text1"/>
        </w:rPr>
        <w:t xml:space="preserve"> </w:t>
      </w:r>
      <w:r w:rsidR="001414C2" w:rsidRPr="00B55B2E">
        <w:rPr>
          <w:color w:val="000000" w:themeColor="text1"/>
        </w:rPr>
        <w:t>n</w:t>
      </w:r>
      <w:r w:rsidR="00102616" w:rsidRPr="00B55B2E">
        <w:rPr>
          <w:color w:val="000000" w:themeColor="text1"/>
        </w:rPr>
        <w:t>either</w:t>
      </w:r>
      <w:r w:rsidR="00A92943" w:rsidRPr="00B55B2E">
        <w:rPr>
          <w:color w:val="000000" w:themeColor="text1"/>
        </w:rPr>
        <w:t xml:space="preserve"> an elevated </w:t>
      </w:r>
      <w:r w:rsidR="00544603">
        <w:rPr>
          <w:color w:val="000000" w:themeColor="text1"/>
        </w:rPr>
        <w:t>heart rate (</w:t>
      </w:r>
      <w:r w:rsidR="008C4F20" w:rsidRPr="00B55B2E">
        <w:rPr>
          <w:rFonts w:eastAsiaTheme="minorEastAsia"/>
          <w:i/>
          <w:color w:val="000000" w:themeColor="text1"/>
          <w:lang w:val="en-US"/>
        </w:rPr>
        <w:t>f</w:t>
      </w:r>
      <w:r w:rsidR="008C4F20" w:rsidRPr="00B55B2E">
        <w:rPr>
          <w:rFonts w:eastAsiaTheme="minorEastAsia"/>
          <w:color w:val="000000" w:themeColor="text1"/>
          <w:vertAlign w:val="subscript"/>
          <w:lang w:val="en-US"/>
        </w:rPr>
        <w:t>H</w:t>
      </w:r>
      <w:r w:rsidR="00937291" w:rsidRPr="00B55B2E">
        <w:rPr>
          <w:rFonts w:eastAsiaTheme="minorEastAsia"/>
          <w:color w:val="000000" w:themeColor="text1"/>
          <w:vertAlign w:val="subscript"/>
          <w:lang w:val="en-US"/>
        </w:rPr>
        <w:t xml:space="preserve"> </w:t>
      </w:r>
      <w:r w:rsidR="00544603">
        <w:rPr>
          <w:color w:val="000000" w:themeColor="text1"/>
        </w:rPr>
        <w:t>) n</w:t>
      </w:r>
      <w:r w:rsidR="006152D9" w:rsidRPr="00B55B2E">
        <w:rPr>
          <w:color w:val="000000" w:themeColor="text1"/>
        </w:rPr>
        <w:t>o</w:t>
      </w:r>
      <w:r w:rsidR="00A92943" w:rsidRPr="00B55B2E">
        <w:rPr>
          <w:color w:val="000000" w:themeColor="text1"/>
        </w:rPr>
        <w:t>r</w:t>
      </w:r>
      <w:r w:rsidR="00C35728" w:rsidRPr="00B55B2E">
        <w:rPr>
          <w:color w:val="000000" w:themeColor="text1"/>
        </w:rPr>
        <w:t xml:space="preserve"> </w:t>
      </w:r>
      <w:r w:rsidR="00544603">
        <w:rPr>
          <w:color w:val="000000" w:themeColor="text1"/>
        </w:rPr>
        <w:t>stroke volume (</w:t>
      </w:r>
      <w:r w:rsidR="00C35728" w:rsidRPr="00B55B2E">
        <w:rPr>
          <w:color w:val="000000" w:themeColor="text1"/>
        </w:rPr>
        <w:t>SV</w:t>
      </w:r>
      <w:r w:rsidR="00544603">
        <w:rPr>
          <w:color w:val="000000" w:themeColor="text1"/>
        </w:rPr>
        <w:t>)</w:t>
      </w:r>
      <w:r w:rsidR="00C35728" w:rsidRPr="00B55B2E">
        <w:rPr>
          <w:color w:val="000000" w:themeColor="text1"/>
        </w:rPr>
        <w:t xml:space="preserve"> </w:t>
      </w:r>
      <w:r w:rsidR="00FB5FCB" w:rsidRPr="00B55B2E">
        <w:rPr>
          <w:color w:val="000000" w:themeColor="text1"/>
        </w:rPr>
        <w:t>at rest</w:t>
      </w:r>
      <w:r w:rsidR="00A92943" w:rsidRPr="00B55B2E">
        <w:rPr>
          <w:color w:val="000000" w:themeColor="text1"/>
        </w:rPr>
        <w:t xml:space="preserve"> (Table 1, Figs. </w:t>
      </w:r>
      <w:r w:rsidR="00C35728" w:rsidRPr="00B55B2E">
        <w:rPr>
          <w:color w:val="000000" w:themeColor="text1"/>
        </w:rPr>
        <w:t>2B-</w:t>
      </w:r>
      <w:r w:rsidR="009003D3">
        <w:rPr>
          <w:color w:val="000000" w:themeColor="text1"/>
        </w:rPr>
        <w:t>C</w:t>
      </w:r>
      <w:r w:rsidR="00A92943" w:rsidRPr="00B55B2E">
        <w:rPr>
          <w:color w:val="000000" w:themeColor="text1"/>
        </w:rPr>
        <w:t>)</w:t>
      </w:r>
      <w:r w:rsidR="00FB5FCB" w:rsidRPr="00B55B2E">
        <w:rPr>
          <w:color w:val="000000" w:themeColor="text1"/>
        </w:rPr>
        <w:t xml:space="preserve">. </w:t>
      </w:r>
      <w:r w:rsidR="00C0588B" w:rsidRPr="00B55B2E">
        <w:rPr>
          <w:color w:val="000000" w:themeColor="text1"/>
        </w:rPr>
        <w:t xml:space="preserve">Moreover, </w:t>
      </w:r>
      <w:r w:rsidR="002E76CA">
        <w:rPr>
          <w:color w:val="000000" w:themeColor="text1"/>
        </w:rPr>
        <w:t>the</w:t>
      </w:r>
      <w:r w:rsidR="00544603">
        <w:rPr>
          <w:color w:val="000000" w:themeColor="text1"/>
        </w:rPr>
        <w:t xml:space="preserve"> breathing frequency (</w:t>
      </w:r>
      <w:proofErr w:type="spellStart"/>
      <w:r w:rsidR="008C4F20" w:rsidRPr="00B55B2E">
        <w:rPr>
          <w:rFonts w:eastAsiaTheme="minorEastAsia"/>
          <w:bCs/>
          <w:i/>
          <w:noProof/>
          <w:color w:val="000000" w:themeColor="text1"/>
        </w:rPr>
        <w:t>f</w:t>
      </w:r>
      <w:r w:rsidR="008C4F20" w:rsidRPr="00B55B2E">
        <w:rPr>
          <w:rFonts w:eastAsiaTheme="minorEastAsia"/>
          <w:bCs/>
          <w:noProof/>
          <w:color w:val="000000" w:themeColor="text1"/>
          <w:vertAlign w:val="subscript"/>
        </w:rPr>
        <w:t>R</w:t>
      </w:r>
      <w:proofErr w:type="spellEnd"/>
      <w:r w:rsidR="00544603">
        <w:rPr>
          <w:color w:val="000000" w:themeColor="text1"/>
        </w:rPr>
        <w:t xml:space="preserve">) </w:t>
      </w:r>
      <w:r w:rsidR="002E76CA">
        <w:rPr>
          <w:color w:val="000000" w:themeColor="text1"/>
        </w:rPr>
        <w:t xml:space="preserve">of aquatic mammals </w:t>
      </w:r>
      <w:r w:rsidR="00FB5E73">
        <w:rPr>
          <w:color w:val="000000" w:themeColor="text1"/>
        </w:rPr>
        <w:t xml:space="preserve">is </w:t>
      </w:r>
      <w:r w:rsidR="00985786">
        <w:rPr>
          <w:color w:val="000000" w:themeColor="text1"/>
        </w:rPr>
        <w:t xml:space="preserve">lower </w:t>
      </w:r>
      <w:r w:rsidR="002E76CA">
        <w:rPr>
          <w:color w:val="000000" w:themeColor="text1"/>
        </w:rPr>
        <w:t>than that of terrestrial mammals</w:t>
      </w:r>
      <w:r w:rsidR="00232025" w:rsidRPr="00B55B2E">
        <w:rPr>
          <w:color w:val="000000" w:themeColor="text1"/>
        </w:rPr>
        <w:t xml:space="preserve"> </w:t>
      </w:r>
      <w:r w:rsidR="00491760" w:rsidRPr="00B55B2E">
        <w:rPr>
          <w:color w:val="000000" w:themeColor="text1"/>
        </w:rPr>
        <w:t>(Table 2, Fig. 2D</w:t>
      </w:r>
      <w:r w:rsidR="00232025" w:rsidRPr="00B55B2E">
        <w:rPr>
          <w:color w:val="000000" w:themeColor="text1"/>
        </w:rPr>
        <w:t>)</w:t>
      </w:r>
      <w:r w:rsidR="00DE27CE">
        <w:rPr>
          <w:color w:val="000000" w:themeColor="text1"/>
        </w:rPr>
        <w:t xml:space="preserve">, and the lower </w:t>
      </w:r>
      <w:r w:rsidR="00DE27CE" w:rsidRPr="00DE27CE">
        <w:rPr>
          <w:rFonts w:eastAsiaTheme="minorEastAsia"/>
          <w:i/>
          <w:iCs/>
          <w:noProof/>
          <w:color w:val="000000" w:themeColor="text1"/>
          <w:lang w:val="en-US"/>
        </w:rPr>
        <w:t>f</w:t>
      </w:r>
      <w:r w:rsidR="00DE27CE" w:rsidRPr="00DE27CE">
        <w:rPr>
          <w:rFonts w:eastAsiaTheme="minorEastAsia"/>
          <w:noProof/>
          <w:color w:val="000000" w:themeColor="text1"/>
          <w:vertAlign w:val="subscript"/>
        </w:rPr>
        <w:t>R</w:t>
      </w:r>
      <w:r w:rsidR="00DE27CE">
        <w:rPr>
          <w:color w:val="000000" w:themeColor="text1"/>
        </w:rPr>
        <w:t xml:space="preserve"> has been proposed to help regulate</w:t>
      </w:r>
      <w:r w:rsidR="007135AC">
        <w:rPr>
          <w:color w:val="000000" w:themeColor="text1"/>
        </w:rPr>
        <w:t xml:space="preserve"> buoyancy</w:t>
      </w:r>
      <w:r w:rsidR="00DE27CE">
        <w:rPr>
          <w:color w:val="000000" w:themeColor="text1"/>
        </w:rPr>
        <w:t xml:space="preserve"> rather than having a respiratory function</w:t>
      </w:r>
      <w:r w:rsidR="004F04E2">
        <w:rPr>
          <w:color w:val="000000" w:themeColor="text1"/>
        </w:rPr>
        <w:t xml:space="preserve"> </w:t>
      </w:r>
      <w:r w:rsidR="007135AC">
        <w:rPr>
          <w:color w:val="000000" w:themeColor="text1"/>
        </w:rPr>
        <w:fldChar w:fldCharType="begin"/>
      </w:r>
      <w:r w:rsidR="007135AC">
        <w:rPr>
          <w:color w:val="000000" w:themeColor="text1"/>
        </w:rPr>
        <w:instrText xml:space="preserve"> ADDIN EN.CITE &lt;EndNote&gt;&lt;Cite&gt;&lt;Author&gt;Mortola&lt;/Author&gt;&lt;Year&gt;2015&lt;/Year&gt;&lt;RecNum&gt;14&lt;/RecNum&gt;&lt;DisplayText&gt;(Mortola, 2015)&lt;/DisplayText&gt;&lt;record&gt;&lt;rec-number&gt;14&lt;/rec-number&gt;&lt;foreign-keys&gt;&lt;key app="EN" db-id="rzavavvsm002paexzvyx9wdp9v5pz0rpd095" timestamp="1594049781"&gt;14&lt;/key&gt;&lt;/foreign-keys&gt;&lt;ref-type name="Journal Article"&gt;17&lt;/ref-type&gt;&lt;contributors&gt;&lt;authors&gt;&lt;author&gt;Jacopo P Mortola&lt;/author&gt;&lt;/authors&gt;&lt;/contributors&gt;&lt;titles&gt;&lt;title&gt;The heart rate - breathing rate relationship in aquatic mammals: A comparative analysis with terrestrial species&lt;/title&gt;&lt;secondary-title&gt;Current Zoology&lt;/secondary-title&gt;&lt;/titles&gt;&lt;pages&gt;569-577&lt;/pages&gt;&lt;volume&gt;61&lt;/volume&gt;&lt;number&gt;4&lt;/number&gt;&lt;dates&gt;&lt;year&gt;2015&lt;/year&gt;&lt;/dates&gt;&lt;urls&gt;&lt;/urls&gt;&lt;/record&gt;&lt;/Cite&gt;&lt;/EndNote&gt;</w:instrText>
      </w:r>
      <w:r w:rsidR="007135AC">
        <w:rPr>
          <w:color w:val="000000" w:themeColor="text1"/>
        </w:rPr>
        <w:fldChar w:fldCharType="separate"/>
      </w:r>
      <w:r w:rsidR="007135AC">
        <w:rPr>
          <w:noProof/>
          <w:color w:val="000000" w:themeColor="text1"/>
        </w:rPr>
        <w:t>(Mortola, 2015)</w:t>
      </w:r>
      <w:r w:rsidR="007135AC">
        <w:rPr>
          <w:color w:val="000000" w:themeColor="text1"/>
        </w:rPr>
        <w:fldChar w:fldCharType="end"/>
      </w:r>
      <w:r w:rsidR="007135AC">
        <w:rPr>
          <w:color w:val="000000" w:themeColor="text1"/>
        </w:rPr>
        <w:t xml:space="preserve">. </w:t>
      </w:r>
      <w:r w:rsidR="00544603">
        <w:rPr>
          <w:color w:val="000000" w:themeColor="text1"/>
        </w:rPr>
        <w:t>Tidal volume (</w:t>
      </w:r>
      <w:r w:rsidR="000C3CBF" w:rsidRPr="00B55B2E">
        <w:rPr>
          <w:i/>
          <w:color w:val="000000" w:themeColor="text1"/>
        </w:rPr>
        <w:t>V</w:t>
      </w:r>
      <w:r w:rsidR="000C3CBF" w:rsidRPr="00B55B2E">
        <w:rPr>
          <w:color w:val="000000" w:themeColor="text1"/>
          <w:vertAlign w:val="subscript"/>
        </w:rPr>
        <w:t>T</w:t>
      </w:r>
      <w:r w:rsidR="00544603">
        <w:rPr>
          <w:color w:val="000000" w:themeColor="text1"/>
        </w:rPr>
        <w:t>),</w:t>
      </w:r>
      <w:r w:rsidR="00370EA5" w:rsidRPr="00B55B2E">
        <w:rPr>
          <w:color w:val="000000" w:themeColor="text1"/>
        </w:rPr>
        <w:t xml:space="preserve"> </w:t>
      </w:r>
      <w:r w:rsidR="00A92943" w:rsidRPr="00B55B2E">
        <w:rPr>
          <w:color w:val="000000" w:themeColor="text1"/>
        </w:rPr>
        <w:t xml:space="preserve">on the other hand, </w:t>
      </w:r>
      <w:r w:rsidR="007B1EFA" w:rsidRPr="00B55B2E">
        <w:rPr>
          <w:color w:val="000000" w:themeColor="text1"/>
        </w:rPr>
        <w:t>i</w:t>
      </w:r>
      <w:r w:rsidR="00370EA5" w:rsidRPr="00B55B2E">
        <w:rPr>
          <w:color w:val="000000" w:themeColor="text1"/>
        </w:rPr>
        <w:t xml:space="preserve">s higher </w:t>
      </w:r>
      <w:r w:rsidR="00A92943" w:rsidRPr="00B55B2E">
        <w:rPr>
          <w:color w:val="000000" w:themeColor="text1"/>
        </w:rPr>
        <w:t>in</w:t>
      </w:r>
      <w:r w:rsidR="006B1C9D" w:rsidRPr="00B55B2E">
        <w:rPr>
          <w:color w:val="000000" w:themeColor="text1"/>
        </w:rPr>
        <w:t xml:space="preserve"> </w:t>
      </w:r>
      <w:r w:rsidR="00491760" w:rsidRPr="00B55B2E">
        <w:rPr>
          <w:color w:val="000000" w:themeColor="text1"/>
        </w:rPr>
        <w:t xml:space="preserve">aquatic </w:t>
      </w:r>
      <w:r w:rsidR="00370EA5" w:rsidRPr="00B55B2E">
        <w:rPr>
          <w:color w:val="000000" w:themeColor="text1"/>
        </w:rPr>
        <w:t xml:space="preserve">species </w:t>
      </w:r>
      <w:r w:rsidR="00491760" w:rsidRPr="00B55B2E">
        <w:rPr>
          <w:color w:val="000000" w:themeColor="text1"/>
        </w:rPr>
        <w:t>(Table 2, Fig. 2E</w:t>
      </w:r>
      <w:r w:rsidR="00370EA5" w:rsidRPr="00B55B2E">
        <w:rPr>
          <w:color w:val="000000" w:themeColor="text1"/>
        </w:rPr>
        <w:t xml:space="preserve">), </w:t>
      </w:r>
      <w:r w:rsidR="008C576F">
        <w:rPr>
          <w:color w:val="000000" w:themeColor="text1"/>
        </w:rPr>
        <w:t xml:space="preserve">in agreement </w:t>
      </w:r>
      <w:r w:rsidR="00370EA5" w:rsidRPr="00B55B2E">
        <w:rPr>
          <w:color w:val="000000" w:themeColor="text1"/>
        </w:rPr>
        <w:t>wi</w:t>
      </w:r>
      <w:r w:rsidR="00370EA5">
        <w:rPr>
          <w:color w:val="000000" w:themeColor="text1"/>
        </w:rPr>
        <w:t xml:space="preserve">th </w:t>
      </w:r>
      <w:r w:rsidR="008C576F">
        <w:rPr>
          <w:color w:val="000000" w:themeColor="text1"/>
        </w:rPr>
        <w:t xml:space="preserve">previous </w:t>
      </w:r>
      <w:r w:rsidR="00370EA5">
        <w:rPr>
          <w:color w:val="000000" w:themeColor="text1"/>
        </w:rPr>
        <w:t>reports</w:t>
      </w:r>
      <w:r w:rsidR="00F26209">
        <w:rPr>
          <w:color w:val="000000" w:themeColor="text1"/>
        </w:rPr>
        <w:t xml:space="preserve"> </w:t>
      </w:r>
      <w:r w:rsidR="00A92943">
        <w:rPr>
          <w:color w:val="000000" w:themeColor="text1"/>
        </w:rPr>
        <w:fldChar w:fldCharType="begin"/>
      </w:r>
      <w:r w:rsidR="00041AAB">
        <w:rPr>
          <w:color w:val="000000" w:themeColor="text1"/>
        </w:rPr>
        <w:instrText xml:space="preserve"> ADDIN EN.CITE &lt;EndNote&gt;&lt;Cite&gt;&lt;Author&gt;Fahlman&lt;/Author&gt;&lt;Year&gt;2017&lt;/Year&gt;&lt;RecNum&gt;1637&lt;/RecNum&gt;&lt;DisplayText&gt;(Fahlman et al., 2017; Piscitelli et al., 2013)&lt;/DisplayText&gt;&lt;record&gt;&lt;rec-number&gt;1637&lt;/rec-number&gt;&lt;foreign-keys&gt;&lt;key app="EN" db-id="xx5rvz2rypad0ferrdnp9avueprfsdrvarez" timestamp="1569855948"&gt;1637&lt;/key&gt;&lt;/foreign-keys&gt;&lt;ref-type name="Journal Article"&gt;17&lt;/ref-type&gt;&lt;contributors&gt;&lt;authors&gt;&lt;author&gt;Fahlman, A.&lt;/author&gt;&lt;author&gt;Moore, M.J.&lt;/author&gt;&lt;author&gt;Garcia-Parraga, D.&lt;/author&gt;&lt;/authors&gt;&lt;/contributors&gt;&lt;titles&gt;&lt;title&gt;Respiratory function and mechanics in pinnipeds and cetaceans&lt;/title&gt;&lt;secondary-title&gt;Journal of Experimental Biology&lt;/secondary-title&gt;&lt;/titles&gt;&lt;periodical&gt;&lt;full-title&gt;Journal of Experimental Biology&lt;/full-title&gt;&lt;abbr-1&gt;J. Exp. Biol.&lt;/abbr-1&gt;&lt;/periodical&gt;&lt;pages&gt;1761-1763&lt;/pages&gt;&lt;volume&gt;220&lt;/volume&gt;&lt;number&gt;10&lt;/number&gt;&lt;dates&gt;&lt;year&gt;2017&lt;/year&gt;&lt;/dates&gt;&lt;urls&gt;&lt;/urls&gt;&lt;electronic-resource-num&gt;10.1242/jeb.126870&lt;/electronic-resource-num&gt;&lt;/record&gt;&lt;/Cite&gt;&lt;Cite&gt;&lt;Author&gt;Piscitelli&lt;/Author&gt;&lt;Year&gt;2013&lt;/Year&gt;&lt;RecNum&gt;522&lt;/RecNum&gt;&lt;record&gt;&lt;rec-number&gt;522&lt;/rec-number&gt;&lt;foreign-keys&gt;&lt;key app="EN" db-id="xx5rvz2rypad0ferrdnp9avueprfsdrvarez" timestamp="1569855939"&gt;522&lt;/key&gt;&lt;/foreign-keys&gt;&lt;ref-type name="Journal Article"&gt;17&lt;/ref-type&gt;&lt;contributors&gt;&lt;authors&gt;&lt;author&gt;Piscitelli, M.A.&lt;/author&gt;&lt;author&gt;Raverty, S.A. &lt;/author&gt;&lt;author&gt;Lillie, M.A. &lt;/author&gt;&lt;author&gt;Shadwick, R.E.&lt;/author&gt;&lt;/authors&gt;&lt;/contributors&gt;&lt;titles&gt;&lt;title&gt;A review of cetacean lung morphology and mechanics&lt;/title&gt;&lt;secondary-title&gt;Journal of Morphology&lt;/secondary-title&gt;&lt;/titles&gt;&lt;periodical&gt;&lt;full-title&gt;Journal of Morphology&lt;/full-title&gt;&lt;abbr-1&gt;J. Morphol.&lt;/abbr-1&gt;&lt;/periodical&gt;&lt;pages&gt;1425-1440&lt;/pages&gt;&lt;volume&gt;274&lt;/volume&gt;&lt;number&gt;12&lt;/number&gt;&lt;dates&gt;&lt;year&gt;2013&lt;/year&gt;&lt;/dates&gt;&lt;urls&gt;&lt;/urls&gt;&lt;electronic-resource-num&gt;10.1002/jmor.20192&lt;/electronic-resource-num&gt;&lt;/record&gt;&lt;/Cite&gt;&lt;/EndNote&gt;</w:instrText>
      </w:r>
      <w:r w:rsidR="00A92943">
        <w:rPr>
          <w:color w:val="000000" w:themeColor="text1"/>
        </w:rPr>
        <w:fldChar w:fldCharType="separate"/>
      </w:r>
      <w:r w:rsidR="00041AAB">
        <w:rPr>
          <w:noProof/>
          <w:color w:val="000000" w:themeColor="text1"/>
        </w:rPr>
        <w:t>(Fahlman et al., 2017; Piscitelli et al., 2013)</w:t>
      </w:r>
      <w:r w:rsidR="00A92943">
        <w:rPr>
          <w:color w:val="000000" w:themeColor="text1"/>
        </w:rPr>
        <w:fldChar w:fldCharType="end"/>
      </w:r>
      <w:r w:rsidR="00AD11FF">
        <w:rPr>
          <w:color w:val="000000" w:themeColor="text1"/>
        </w:rPr>
        <w:t xml:space="preserve">. </w:t>
      </w:r>
      <w:r w:rsidR="00983B77">
        <w:rPr>
          <w:color w:val="000000" w:themeColor="text1"/>
        </w:rPr>
        <w:t>Consequently, estimated m</w:t>
      </w:r>
      <w:r w:rsidR="00A92943">
        <w:rPr>
          <w:color w:val="000000" w:themeColor="text1"/>
        </w:rPr>
        <w:t xml:space="preserve">inute ventilation, </w:t>
      </w:r>
      <w:r w:rsidR="00370EA5">
        <w:rPr>
          <w:color w:val="000000" w:themeColor="text1"/>
        </w:rPr>
        <w:t>which is often used as a</w:t>
      </w:r>
      <w:r w:rsidR="00735019">
        <w:rPr>
          <w:color w:val="000000" w:themeColor="text1"/>
        </w:rPr>
        <w:t xml:space="preserve"> </w:t>
      </w:r>
      <w:r w:rsidR="00370EA5">
        <w:rPr>
          <w:color w:val="000000" w:themeColor="text1"/>
        </w:rPr>
        <w:t>measure of ventilatory capacity,</w:t>
      </w:r>
      <w:r w:rsidR="00735019">
        <w:rPr>
          <w:color w:val="000000" w:themeColor="text1"/>
        </w:rPr>
        <w:t xml:space="preserve"> </w:t>
      </w:r>
      <w:r w:rsidR="00523CD4">
        <w:rPr>
          <w:color w:val="000000" w:themeColor="text1"/>
        </w:rPr>
        <w:t xml:space="preserve">varied </w:t>
      </w:r>
      <w:r w:rsidR="00735019">
        <w:rPr>
          <w:color w:val="000000" w:themeColor="text1"/>
        </w:rPr>
        <w:t>between terrestrial and aquatic mammals</w:t>
      </w:r>
      <w:r w:rsidR="00523CD4">
        <w:rPr>
          <w:color w:val="000000" w:themeColor="text1"/>
        </w:rPr>
        <w:t xml:space="preserve">, </w:t>
      </w:r>
      <w:r w:rsidR="0065688E">
        <w:rPr>
          <w:color w:val="000000" w:themeColor="text1"/>
        </w:rPr>
        <w:t>and</w:t>
      </w:r>
      <w:r w:rsidR="008C576F">
        <w:rPr>
          <w:color w:val="000000" w:themeColor="text1"/>
        </w:rPr>
        <w:t xml:space="preserve"> was </w:t>
      </w:r>
      <w:r w:rsidR="0030107A">
        <w:rPr>
          <w:color w:val="000000" w:themeColor="text1"/>
        </w:rPr>
        <w:t xml:space="preserve">higher in small aquatic mammals than </w:t>
      </w:r>
      <w:r w:rsidR="0070126D">
        <w:rPr>
          <w:color w:val="000000" w:themeColor="text1"/>
        </w:rPr>
        <w:t>small</w:t>
      </w:r>
      <w:r w:rsidR="0030107A">
        <w:rPr>
          <w:color w:val="000000" w:themeColor="text1"/>
        </w:rPr>
        <w:t xml:space="preserve"> terrestrial mammals, but lower in large aquatic mammals compared to </w:t>
      </w:r>
      <w:r w:rsidR="0070126D">
        <w:rPr>
          <w:color w:val="000000" w:themeColor="text1"/>
        </w:rPr>
        <w:t>large terrestrial ones</w:t>
      </w:r>
      <w:r w:rsidR="00735019">
        <w:rPr>
          <w:color w:val="000000" w:themeColor="text1"/>
        </w:rPr>
        <w:t xml:space="preserve"> (Table 2, </w:t>
      </w:r>
      <w:r w:rsidR="001846E8">
        <w:rPr>
          <w:color w:val="000000" w:themeColor="text1"/>
        </w:rPr>
        <w:t xml:space="preserve">see results in </w:t>
      </w:r>
      <w:r w:rsidR="00735019">
        <w:rPr>
          <w:color w:val="000000" w:themeColor="text1"/>
        </w:rPr>
        <w:t>section 6</w:t>
      </w:r>
      <w:r w:rsidR="00523CD4">
        <w:rPr>
          <w:color w:val="000000" w:themeColor="text1"/>
        </w:rPr>
        <w:t xml:space="preserve"> and 7</w:t>
      </w:r>
      <w:r w:rsidR="00735019">
        <w:rPr>
          <w:color w:val="000000" w:themeColor="text1"/>
        </w:rPr>
        <w:t xml:space="preserve"> in </w:t>
      </w:r>
      <w:hyperlink r:id="rId23" w:history="1">
        <w:r w:rsidR="00735019" w:rsidRPr="00E5795C">
          <w:rPr>
            <w:rStyle w:val="Hyperlink"/>
          </w:rPr>
          <w:t>supplementa</w:t>
        </w:r>
        <w:r w:rsidR="00735019">
          <w:rPr>
            <w:rStyle w:val="Hyperlink"/>
          </w:rPr>
          <w:t>ry</w:t>
        </w:r>
        <w:r w:rsidR="00735019" w:rsidRPr="00E5795C">
          <w:rPr>
            <w:rStyle w:val="Hyperlink"/>
          </w:rPr>
          <w:t xml:space="preserve"> material</w:t>
        </w:r>
      </w:hyperlink>
      <w:r w:rsidR="00735019">
        <w:rPr>
          <w:color w:val="000000" w:themeColor="text1"/>
        </w:rPr>
        <w:t xml:space="preserve">). Thus, </w:t>
      </w:r>
      <w:r w:rsidR="00AD11FF">
        <w:rPr>
          <w:color w:val="000000" w:themeColor="text1"/>
        </w:rPr>
        <w:t xml:space="preserve">increased </w:t>
      </w:r>
      <w:r w:rsidR="00AD11FF" w:rsidRPr="00AD11FF">
        <w:rPr>
          <w:color w:val="000000" w:themeColor="text1"/>
        </w:rPr>
        <w:t>O</w:t>
      </w:r>
      <w:r w:rsidR="00AD11FF" w:rsidRPr="00AD11FF">
        <w:rPr>
          <w:color w:val="000000" w:themeColor="text1"/>
          <w:vertAlign w:val="subscript"/>
        </w:rPr>
        <w:t>2</w:t>
      </w:r>
      <w:r w:rsidR="00AD11FF">
        <w:rPr>
          <w:color w:val="000000" w:themeColor="text1"/>
        </w:rPr>
        <w:t xml:space="preserve"> delivery to support </w:t>
      </w:r>
      <w:r w:rsidR="00735019">
        <w:rPr>
          <w:color w:val="000000" w:themeColor="text1"/>
        </w:rPr>
        <w:t>the higher BMR</w:t>
      </w:r>
      <w:r w:rsidR="00216E8E">
        <w:rPr>
          <w:color w:val="000000" w:themeColor="text1"/>
        </w:rPr>
        <w:t xml:space="preserve"> in aquatic mammals</w:t>
      </w:r>
      <w:r w:rsidR="00735019">
        <w:rPr>
          <w:color w:val="000000" w:themeColor="text1"/>
        </w:rPr>
        <w:t xml:space="preserve"> is not </w:t>
      </w:r>
      <w:r w:rsidR="00216E8E">
        <w:rPr>
          <w:color w:val="000000" w:themeColor="text1"/>
        </w:rPr>
        <w:t xml:space="preserve">achieved </w:t>
      </w:r>
      <w:r w:rsidR="00AD11FF">
        <w:rPr>
          <w:color w:val="000000" w:themeColor="text1"/>
        </w:rPr>
        <w:t>by elevated cardiac output</w:t>
      </w:r>
      <w:r w:rsidR="00D5634E">
        <w:rPr>
          <w:color w:val="000000" w:themeColor="text1"/>
        </w:rPr>
        <w:t>, while</w:t>
      </w:r>
      <w:r w:rsidR="00523CD4">
        <w:rPr>
          <w:color w:val="000000" w:themeColor="text1"/>
        </w:rPr>
        <w:t xml:space="preserve"> minute ventilation changes in complex ways</w:t>
      </w:r>
      <w:r w:rsidR="00754193">
        <w:rPr>
          <w:color w:val="000000" w:themeColor="text1"/>
        </w:rPr>
        <w:t xml:space="preserve"> (Fig. 1)</w:t>
      </w:r>
      <w:r w:rsidR="00AD11FF">
        <w:rPr>
          <w:color w:val="000000" w:themeColor="text1"/>
        </w:rPr>
        <w:t xml:space="preserve">. </w:t>
      </w:r>
    </w:p>
    <w:p w14:paraId="14CB90BA" w14:textId="23DC836F" w:rsidR="006D26C9" w:rsidRPr="0071457C" w:rsidRDefault="006101AE" w:rsidP="0071457C">
      <w:pPr>
        <w:spacing w:line="360" w:lineRule="auto"/>
        <w:rPr>
          <w:color w:val="000000" w:themeColor="text1"/>
        </w:rPr>
      </w:pPr>
      <w:r w:rsidRPr="00F66076">
        <w:rPr>
          <w:bCs/>
          <w:color w:val="000000" w:themeColor="text1"/>
        </w:rPr>
        <w:tab/>
      </w:r>
      <w:r w:rsidR="00A37E49">
        <w:rPr>
          <w:bCs/>
          <w:color w:val="000000" w:themeColor="text1"/>
        </w:rPr>
        <w:t>What</w:t>
      </w:r>
      <w:r w:rsidR="007B2E51">
        <w:rPr>
          <w:bCs/>
          <w:color w:val="000000" w:themeColor="text1"/>
        </w:rPr>
        <w:t xml:space="preserve"> other aspects of the cardio-respiratory system, then, could enhance the ox</w:t>
      </w:r>
      <w:r w:rsidR="00F066FD">
        <w:rPr>
          <w:bCs/>
          <w:color w:val="000000" w:themeColor="text1"/>
        </w:rPr>
        <w:t>ygen cascade in aquatic mammals</w:t>
      </w:r>
      <w:r w:rsidR="008632B2">
        <w:rPr>
          <w:bCs/>
          <w:color w:val="000000" w:themeColor="text1"/>
        </w:rPr>
        <w:t>?</w:t>
      </w:r>
      <w:r w:rsidR="00F066FD">
        <w:rPr>
          <w:bCs/>
          <w:color w:val="000000" w:themeColor="text1"/>
        </w:rPr>
        <w:t xml:space="preserve"> (Fig. 1)</w:t>
      </w:r>
      <w:r w:rsidR="008632B2">
        <w:rPr>
          <w:bCs/>
          <w:color w:val="000000" w:themeColor="text1"/>
        </w:rPr>
        <w:t>.</w:t>
      </w:r>
      <w:r w:rsidR="00A37E49">
        <w:rPr>
          <w:bCs/>
          <w:color w:val="000000" w:themeColor="text1"/>
        </w:rPr>
        <w:t xml:space="preserve"> </w:t>
      </w:r>
      <w:r w:rsidR="00754193">
        <w:rPr>
          <w:bCs/>
          <w:color w:val="000000" w:themeColor="text1"/>
        </w:rPr>
        <w:t xml:space="preserve">Alveolar ventilation </w:t>
      </w:r>
      <w:r w:rsidR="00202053">
        <w:rPr>
          <w:bCs/>
          <w:color w:val="000000" w:themeColor="text1"/>
        </w:rPr>
        <w:t>(</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A</m:t>
                </m:r>
              </m:sub>
            </m:sSub>
          </m:e>
        </m:acc>
      </m:oMath>
      <w:r w:rsidR="00202053">
        <w:t xml:space="preserve">) </w:t>
      </w:r>
      <w:r w:rsidR="00754193">
        <w:rPr>
          <w:bCs/>
          <w:color w:val="000000" w:themeColor="text1"/>
        </w:rPr>
        <w:t xml:space="preserve">accounts for dead space ventilation and </w:t>
      </w:r>
      <w:r w:rsidR="00BC1DB4">
        <w:rPr>
          <w:bCs/>
          <w:color w:val="000000" w:themeColor="text1"/>
        </w:rPr>
        <w:t>consequently</w:t>
      </w:r>
      <w:r w:rsidR="004D7E25">
        <w:rPr>
          <w:bCs/>
          <w:color w:val="000000" w:themeColor="text1"/>
        </w:rPr>
        <w:t xml:space="preserve"> </w:t>
      </w:r>
      <w:r w:rsidR="00754193">
        <w:rPr>
          <w:bCs/>
          <w:color w:val="000000" w:themeColor="text1"/>
        </w:rPr>
        <w:t xml:space="preserve">is a more accurate </w:t>
      </w:r>
      <w:r w:rsidR="00A40B34">
        <w:rPr>
          <w:bCs/>
          <w:color w:val="000000" w:themeColor="text1"/>
        </w:rPr>
        <w:t xml:space="preserve">reflection </w:t>
      </w:r>
      <w:r w:rsidR="00754193">
        <w:rPr>
          <w:bCs/>
          <w:color w:val="000000" w:themeColor="text1"/>
        </w:rPr>
        <w:t>of effective ventilation</w:t>
      </w:r>
      <w:r w:rsidR="00A40B34">
        <w:rPr>
          <w:bCs/>
          <w:color w:val="000000" w:themeColor="text1"/>
        </w:rPr>
        <w:t xml:space="preserve"> than is minute ventilation</w:t>
      </w:r>
      <w:r w:rsidR="00754193">
        <w:rPr>
          <w:bCs/>
          <w:color w:val="000000" w:themeColor="text1"/>
        </w:rPr>
        <w:t xml:space="preserve">. </w:t>
      </w:r>
      <w:r w:rsidR="000074A4">
        <w:rPr>
          <w:bCs/>
          <w:color w:val="000000" w:themeColor="text1"/>
        </w:rPr>
        <w:t>T</w:t>
      </w:r>
      <w:r w:rsidR="00754193">
        <w:rPr>
          <w:bCs/>
          <w:color w:val="000000" w:themeColor="text1"/>
        </w:rPr>
        <w:t>he</w:t>
      </w:r>
      <w:r w:rsidR="002A3EF0" w:rsidRPr="001449DF">
        <w:rPr>
          <w:color w:val="000000" w:themeColor="text1"/>
        </w:rPr>
        <w:t xml:space="preserve"> breathing strategy</w:t>
      </w:r>
      <w:r w:rsidR="00BC1DB4">
        <w:rPr>
          <w:color w:val="000000" w:themeColor="text1"/>
        </w:rPr>
        <w:t xml:space="preserve"> of aquatic mammals</w:t>
      </w:r>
      <w:r w:rsidR="005641C2">
        <w:rPr>
          <w:color w:val="000000" w:themeColor="text1"/>
        </w:rPr>
        <w:t>,</w:t>
      </w:r>
      <w:r w:rsidR="002A3EF0" w:rsidRPr="001449DF">
        <w:rPr>
          <w:color w:val="000000" w:themeColor="text1"/>
        </w:rPr>
        <w:t xml:space="preserve"> </w:t>
      </w:r>
      <w:r w:rsidR="00BC1DB4">
        <w:rPr>
          <w:color w:val="000000" w:themeColor="text1"/>
        </w:rPr>
        <w:t>characterised by</w:t>
      </w:r>
      <w:r w:rsidR="002A3EF0" w:rsidRPr="001449DF">
        <w:rPr>
          <w:color w:val="000000" w:themeColor="text1"/>
        </w:rPr>
        <w:t xml:space="preserve"> a high </w:t>
      </w:r>
      <w:r w:rsidR="002A3EF0" w:rsidRPr="001449DF">
        <w:rPr>
          <w:i/>
        </w:rPr>
        <w:t>V</w:t>
      </w:r>
      <w:r w:rsidR="002A3EF0" w:rsidRPr="001449DF">
        <w:rPr>
          <w:vertAlign w:val="subscript"/>
        </w:rPr>
        <w:t>T</w:t>
      </w:r>
      <w:r w:rsidR="002A3EF0" w:rsidRPr="001449DF">
        <w:rPr>
          <w:i/>
          <w:iCs/>
          <w:color w:val="000000" w:themeColor="text1"/>
        </w:rPr>
        <w:t xml:space="preserve"> </w:t>
      </w:r>
      <w:r w:rsidR="002A3EF0" w:rsidRPr="001449DF">
        <w:rPr>
          <w:color w:val="000000" w:themeColor="text1"/>
        </w:rPr>
        <w:t xml:space="preserve">and low </w:t>
      </w:r>
      <w:r w:rsidR="002A3EF0" w:rsidRPr="001449DF">
        <w:rPr>
          <w:rFonts w:eastAsiaTheme="minorEastAsia"/>
          <w:bCs/>
          <w:i/>
          <w:noProof/>
          <w:color w:val="000000" w:themeColor="text1"/>
        </w:rPr>
        <w:t>f</w:t>
      </w:r>
      <w:r w:rsidR="002A3EF0" w:rsidRPr="001449DF">
        <w:rPr>
          <w:rFonts w:eastAsiaTheme="minorEastAsia"/>
          <w:bCs/>
          <w:noProof/>
          <w:color w:val="000000" w:themeColor="text1"/>
          <w:vertAlign w:val="subscript"/>
        </w:rPr>
        <w:t>R</w:t>
      </w:r>
      <w:r w:rsidR="0061370F">
        <w:rPr>
          <w:color w:val="000000" w:themeColor="text1"/>
        </w:rPr>
        <w:t xml:space="preserve">, </w:t>
      </w:r>
      <w:r w:rsidR="001F426D">
        <w:rPr>
          <w:color w:val="000000" w:themeColor="text1"/>
        </w:rPr>
        <w:t xml:space="preserve">could therefore </w:t>
      </w:r>
      <w:r w:rsidR="0061370F">
        <w:rPr>
          <w:color w:val="000000" w:themeColor="text1"/>
        </w:rPr>
        <w:t>result in</w:t>
      </w:r>
      <w:r w:rsidR="002A3EF0" w:rsidRPr="001449DF">
        <w:rPr>
          <w:color w:val="000000" w:themeColor="text1"/>
        </w:rPr>
        <w:t xml:space="preserve"> higher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A</m:t>
                </m:r>
              </m:sub>
            </m:sSub>
          </m:e>
        </m:acc>
      </m:oMath>
      <w:r w:rsidR="003E511B">
        <w:t xml:space="preserve"> </w:t>
      </w:r>
      <w:r w:rsidR="002A3EF0" w:rsidRPr="001449DF">
        <w:rPr>
          <w:color w:val="000000" w:themeColor="text1"/>
        </w:rPr>
        <w:t xml:space="preserve">for the same </w:t>
      </w:r>
      <w:r w:rsidR="00A36832" w:rsidRPr="00A36832">
        <w:rPr>
          <w:color w:val="000000" w:themeColor="text1"/>
        </w:rPr>
        <w:t xml:space="preserve">minute ventilation. </w:t>
      </w:r>
      <w:r w:rsidR="001F426D">
        <w:rPr>
          <w:color w:val="000000" w:themeColor="text1"/>
        </w:rPr>
        <w:t>To explore this, w</w:t>
      </w:r>
      <w:r w:rsidR="00A36832" w:rsidRPr="00A36832">
        <w:rPr>
          <w:color w:val="000000" w:themeColor="text1"/>
        </w:rPr>
        <w:t xml:space="preserve">e used the allometric equations for </w:t>
      </w:r>
      <w:r w:rsidR="00D836E3" w:rsidRPr="00D836E3">
        <w:rPr>
          <w:i/>
          <w:color w:val="000000" w:themeColor="text1"/>
        </w:rPr>
        <w:t>V</w:t>
      </w:r>
      <w:r w:rsidR="00D836E3" w:rsidRPr="00D836E3">
        <w:rPr>
          <w:color w:val="000000" w:themeColor="text1"/>
          <w:vertAlign w:val="subscript"/>
        </w:rPr>
        <w:t>T</w:t>
      </w:r>
      <w:r w:rsidR="00A36832">
        <w:rPr>
          <w:color w:val="000000" w:themeColor="text1"/>
        </w:rPr>
        <w:t xml:space="preserve"> and </w:t>
      </w:r>
      <w:proofErr w:type="spellStart"/>
      <w:r w:rsidR="00D836E3" w:rsidRPr="00D836E3">
        <w:rPr>
          <w:bCs/>
          <w:i/>
          <w:color w:val="000000" w:themeColor="text1"/>
        </w:rPr>
        <w:t>f</w:t>
      </w:r>
      <w:r w:rsidR="00D836E3" w:rsidRPr="00D836E3">
        <w:rPr>
          <w:bCs/>
          <w:color w:val="000000" w:themeColor="text1"/>
          <w:vertAlign w:val="subscript"/>
        </w:rPr>
        <w:t>R</w:t>
      </w:r>
      <w:proofErr w:type="spellEnd"/>
      <w:r w:rsidR="00A36832">
        <w:rPr>
          <w:color w:val="000000" w:themeColor="text1"/>
        </w:rPr>
        <w:t xml:space="preserve"> (Table 2) to calculate</w:t>
      </w:r>
      <w:r w:rsidR="00544603">
        <w:rPr>
          <w:color w:val="000000" w:themeColor="text1"/>
        </w:rPr>
        <w:t xml:space="preserve"> alveolar minute ventilation</w:t>
      </w:r>
      <w:r w:rsidR="00A36832" w:rsidRPr="001449DF">
        <w:rPr>
          <w:color w:val="000000" w:themeColor="text1"/>
        </w:rPr>
        <w:t xml:space="preserve"> </w:t>
      </w:r>
      <w:r w:rsidR="00544603">
        <w:rPr>
          <w:color w:val="000000" w:themeColor="text1"/>
        </w:rPr>
        <w:t>(</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A</m:t>
                </m:r>
              </m:sub>
            </m:sSub>
          </m:e>
        </m:acc>
      </m:oMath>
      <w:r w:rsidR="00544603">
        <w:rPr>
          <w:color w:val="000000" w:themeColor="text1"/>
        </w:rPr>
        <w:t xml:space="preserve">) </w:t>
      </w:r>
      <w:r w:rsidR="00A36832" w:rsidRPr="00A36832">
        <w:rPr>
          <w:color w:val="000000" w:themeColor="text1"/>
        </w:rPr>
        <w:t xml:space="preserve">for a </w:t>
      </w:r>
      <w:r w:rsidR="00A36832">
        <w:t xml:space="preserve">range of body masses from 10 to 10,000 kg </w:t>
      </w:r>
      <w:r w:rsidR="006D26C9" w:rsidRPr="001449DF">
        <w:t>as:</w:t>
      </w:r>
    </w:p>
    <w:p w14:paraId="607BF7CD" w14:textId="34847DFB" w:rsidR="006D26C9" w:rsidRPr="001449DF" w:rsidRDefault="006D26C9" w:rsidP="006D26C9">
      <w:pPr>
        <w:spacing w:line="360" w:lineRule="auto"/>
      </w:pPr>
      <w:r w:rsidRPr="001449DF">
        <w:tab/>
      </w:r>
      <m:oMath>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A</m:t>
                </m:r>
              </m:sub>
            </m:sSub>
          </m:e>
        </m:acc>
      </m:oMath>
      <w:r w:rsidRPr="001449DF">
        <w:t xml:space="preserve"> = (</w:t>
      </w:r>
      <w:r w:rsidRPr="001449DF">
        <w:rPr>
          <w:i/>
          <w:iCs/>
          <w:color w:val="000000" w:themeColor="text1"/>
        </w:rPr>
        <w:t>V</w:t>
      </w:r>
      <w:r w:rsidRPr="001449DF">
        <w:rPr>
          <w:color w:val="000000" w:themeColor="text1"/>
          <w:vertAlign w:val="subscript"/>
        </w:rPr>
        <w:t>T</w:t>
      </w:r>
      <w:r w:rsidRPr="001449DF">
        <w:t xml:space="preserve"> - </w:t>
      </w:r>
      <w:r w:rsidRPr="001449DF">
        <w:rPr>
          <w:i/>
          <w:iCs/>
          <w:color w:val="000000" w:themeColor="text1"/>
        </w:rPr>
        <w:t>V</w:t>
      </w:r>
      <w:r w:rsidRPr="001449DF">
        <w:rPr>
          <w:color w:val="000000" w:themeColor="text1"/>
          <w:vertAlign w:val="subscript"/>
        </w:rPr>
        <w:t>D</w:t>
      </w:r>
      <w:r w:rsidRPr="001449DF">
        <w:t xml:space="preserve">) </w:t>
      </w:r>
      <w:r w:rsidRPr="001449DF">
        <w:rPr>
          <w:noProof/>
          <w:sz w:val="16"/>
          <w:szCs w:val="16"/>
        </w:rPr>
        <w:sym w:font="Symbol" w:char="F0B7"/>
      </w:r>
      <w:r w:rsidRPr="001449DF">
        <w:rPr>
          <w:noProof/>
        </w:rPr>
        <w:t xml:space="preserve"> </w:t>
      </w:r>
      <w:r w:rsidRPr="001449DF">
        <w:rPr>
          <w:rFonts w:eastAsiaTheme="minorEastAsia"/>
          <w:i/>
          <w:iCs/>
          <w:noProof/>
          <w:color w:val="000000" w:themeColor="text1"/>
          <w:lang w:val="en-US"/>
        </w:rPr>
        <w:t>f</w:t>
      </w:r>
      <w:r w:rsidRPr="001449DF">
        <w:rPr>
          <w:rFonts w:eastAsiaTheme="minorEastAsia"/>
          <w:noProof/>
          <w:color w:val="000000" w:themeColor="text1"/>
          <w:vertAlign w:val="subscript"/>
        </w:rPr>
        <w:t>R</w:t>
      </w:r>
      <w:r w:rsidRPr="001449DF">
        <w:rPr>
          <w:noProof/>
          <w:vertAlign w:val="superscript"/>
        </w:rPr>
        <w:t>-1</w:t>
      </w:r>
      <w:r w:rsidRPr="001449DF">
        <w:t xml:space="preserve"> </w:t>
      </w:r>
      <w:r w:rsidRPr="001449DF">
        <w:tab/>
      </w:r>
      <w:r w:rsidRPr="001449DF">
        <w:tab/>
      </w:r>
      <w:r w:rsidRPr="001449DF">
        <w:tab/>
      </w:r>
      <w:r w:rsidRPr="001449DF">
        <w:tab/>
      </w:r>
      <w:r w:rsidRPr="001449DF">
        <w:tab/>
      </w:r>
      <w:r w:rsidR="005E3F60" w:rsidRPr="001449DF">
        <w:tab/>
      </w:r>
      <w:r w:rsidR="00A36832">
        <w:tab/>
      </w:r>
      <w:r w:rsidR="00A36832">
        <w:tab/>
      </w:r>
      <w:r w:rsidRPr="001449DF">
        <w:t>Eq. 1</w:t>
      </w:r>
    </w:p>
    <w:p w14:paraId="0EDE5136" w14:textId="2583A381" w:rsidR="005E3F60" w:rsidRPr="001449DF" w:rsidRDefault="006D26C9" w:rsidP="005E3F60">
      <w:pPr>
        <w:spacing w:line="360" w:lineRule="auto"/>
      </w:pPr>
      <w:r w:rsidRPr="001449DF">
        <w:t>assuming that the respiratory dead space volume (</w:t>
      </w:r>
      <w:r w:rsidRPr="001449DF">
        <w:rPr>
          <w:i/>
          <w:iCs/>
          <w:color w:val="000000" w:themeColor="text1"/>
        </w:rPr>
        <w:t>V</w:t>
      </w:r>
      <w:r w:rsidRPr="001449DF">
        <w:rPr>
          <w:color w:val="000000" w:themeColor="text1"/>
          <w:vertAlign w:val="subscript"/>
        </w:rPr>
        <w:t>D</w:t>
      </w:r>
      <w:r w:rsidRPr="001449DF">
        <w:t xml:space="preserve">) </w:t>
      </w:r>
      <w:r w:rsidR="00C26854">
        <w:t>i</w:t>
      </w:r>
      <w:r w:rsidRPr="001449DF">
        <w:t xml:space="preserve">s 7 and 3% of total lung capacity for aquatic and terrestrial mammals, respectively </w:t>
      </w:r>
      <w:r w:rsidRPr="001449DF">
        <w:fldChar w:fldCharType="begin"/>
      </w:r>
      <w:r w:rsidRPr="001449DF">
        <w:instrText xml:space="preserve"> ADDIN EN.CITE &lt;EndNote&gt;&lt;Cite&gt;&lt;Author&gt;Kooyman&lt;/Author&gt;&lt;Year&gt;1973&lt;/Year&gt;&lt;RecNum&gt;167&lt;/RecNum&gt;&lt;DisplayText&gt;(Kooyman, 1973)&lt;/DisplayText&gt;&lt;record&gt;&lt;rec-number&gt;167&lt;/rec-number&gt;&lt;foreign-keys&gt;&lt;key app="EN" db-id="xx5rvz2rypad0ferrdnp9avueprfsdrvarez" timestamp="1569855938"&gt;167&lt;/key&gt;&lt;/foreign-keys&gt;&lt;ref-type name="Journal Article"&gt;17&lt;/ref-type&gt;&lt;contributors&gt;&lt;authors&gt;&lt;author&gt;Kooyman, G.L.&lt;/author&gt;&lt;/authors&gt;&lt;/contributors&gt;&lt;titles&gt;&lt;title&gt;Respiratory adaptations in marine mammals.&lt;/title&gt;&lt;secondary-title&gt;American Zoologist&lt;/secondary-title&gt;&lt;/titles&gt;&lt;periodical&gt;&lt;full-title&gt;American Zoologist&lt;/full-title&gt;&lt;abbr-1&gt;Am. Zool.&lt;/abbr-1&gt;&lt;/periodical&gt;&lt;pages&gt;457-468&lt;/pages&gt;&lt;volume&gt;13&lt;/volume&gt;&lt;keywords&gt;&lt;keyword&gt;estimate of dead space volume&lt;/keyword&gt;&lt;/keywords&gt;&lt;dates&gt;&lt;year&gt;1973&lt;/year&gt;&lt;/dates&gt;&lt;accession-num&gt;10&lt;/accession-num&gt;&lt;urls&gt;&lt;/urls&gt;&lt;/record&gt;&lt;/Cite&gt;&lt;/EndNote&gt;</w:instrText>
      </w:r>
      <w:r w:rsidRPr="001449DF">
        <w:fldChar w:fldCharType="separate"/>
      </w:r>
      <w:r w:rsidRPr="001449DF">
        <w:rPr>
          <w:noProof/>
        </w:rPr>
        <w:t>(Kooyman, 1973)</w:t>
      </w:r>
      <w:r w:rsidRPr="001449DF">
        <w:fldChar w:fldCharType="end"/>
      </w:r>
      <w:r w:rsidRPr="001449DF">
        <w:t xml:space="preserve">. </w:t>
      </w:r>
      <w:r w:rsidR="005E3F60" w:rsidRPr="001449DF">
        <w:t xml:space="preserve">Based on these calculations, alveolar ventilation scaled non-linearly, and the equation for an aquatic mammal was: </w:t>
      </w:r>
    </w:p>
    <w:p w14:paraId="01DE4103" w14:textId="77777777" w:rsidR="005E3F60" w:rsidRPr="001449DF" w:rsidRDefault="00000000" w:rsidP="005E3F60">
      <w:pPr>
        <w:spacing w:line="360" w:lineRule="auto"/>
        <w:ind w:firstLine="720"/>
      </w:pPr>
      <m:oMath>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A</m:t>
                </m:r>
              </m:sub>
            </m:sSub>
          </m:e>
        </m:acc>
      </m:oMath>
      <w:r w:rsidR="005E3F60" w:rsidRPr="001449DF">
        <w:t xml:space="preserve"> (L </w:t>
      </w:r>
      <w:r w:rsidR="005E3F60" w:rsidRPr="001449DF">
        <w:rPr>
          <w:noProof/>
          <w:sz w:val="16"/>
          <w:szCs w:val="16"/>
        </w:rPr>
        <w:sym w:font="Symbol" w:char="F0B7"/>
      </w:r>
      <w:r w:rsidR="005E3F60" w:rsidRPr="001449DF">
        <w:rPr>
          <w:noProof/>
        </w:rPr>
        <w:t xml:space="preserve"> min</w:t>
      </w:r>
      <w:r w:rsidR="005E3F60" w:rsidRPr="001449DF">
        <w:rPr>
          <w:noProof/>
          <w:vertAlign w:val="superscript"/>
        </w:rPr>
        <w:t>-1</w:t>
      </w:r>
      <w:r w:rsidR="005E3F60" w:rsidRPr="001449DF">
        <w:t xml:space="preserve">) = 1.07 </w:t>
      </w:r>
      <w:r w:rsidR="005E3F60" w:rsidRPr="001449DF">
        <w:rPr>
          <w:noProof/>
          <w:sz w:val="16"/>
          <w:szCs w:val="16"/>
        </w:rPr>
        <w:sym w:font="Symbol" w:char="F0B7"/>
      </w:r>
      <w:r w:rsidR="005E3F60" w:rsidRPr="001449DF">
        <w:rPr>
          <w:noProof/>
        </w:rPr>
        <w:t xml:space="preserve"> body mass</w:t>
      </w:r>
      <w:r w:rsidR="005E3F60" w:rsidRPr="001449DF">
        <w:rPr>
          <w:vertAlign w:val="superscript"/>
        </w:rPr>
        <w:t>0.52</w:t>
      </w:r>
      <w:r w:rsidR="005E3F60" w:rsidRPr="001449DF">
        <w:tab/>
      </w:r>
      <w:r w:rsidR="005E3F60" w:rsidRPr="001449DF">
        <w:tab/>
      </w:r>
      <w:r w:rsidR="005E3F60" w:rsidRPr="001449DF">
        <w:tab/>
      </w:r>
      <w:r w:rsidR="005E3F60" w:rsidRPr="001449DF">
        <w:tab/>
      </w:r>
      <w:r w:rsidR="005E3F60" w:rsidRPr="001449DF">
        <w:tab/>
      </w:r>
      <w:r w:rsidR="005E3F60" w:rsidRPr="001449DF">
        <w:tab/>
        <w:t>Eq. 2</w:t>
      </w:r>
    </w:p>
    <w:p w14:paraId="4670D300" w14:textId="77777777" w:rsidR="005E3F60" w:rsidRPr="001449DF" w:rsidRDefault="005E3F60" w:rsidP="005E3F60">
      <w:pPr>
        <w:spacing w:line="360" w:lineRule="auto"/>
      </w:pPr>
      <w:r w:rsidRPr="001449DF">
        <w:t>while for a terrestrial mammal the equation was</w:t>
      </w:r>
    </w:p>
    <w:p w14:paraId="715B88B5" w14:textId="77777777" w:rsidR="005E3F60" w:rsidRPr="001449DF" w:rsidRDefault="00000000" w:rsidP="005E3F60">
      <w:pPr>
        <w:spacing w:line="360" w:lineRule="auto"/>
        <w:ind w:firstLine="720"/>
      </w:pPr>
      <m:oMath>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A</m:t>
                </m:r>
              </m:sub>
            </m:sSub>
          </m:e>
        </m:acc>
      </m:oMath>
      <w:r w:rsidR="005E3F60" w:rsidRPr="001449DF">
        <w:t xml:space="preserve"> (L </w:t>
      </w:r>
      <w:r w:rsidR="005E3F60" w:rsidRPr="001449DF">
        <w:rPr>
          <w:noProof/>
          <w:sz w:val="16"/>
          <w:szCs w:val="16"/>
        </w:rPr>
        <w:sym w:font="Symbol" w:char="F0B7"/>
      </w:r>
      <w:r w:rsidR="005E3F60" w:rsidRPr="001449DF">
        <w:rPr>
          <w:noProof/>
        </w:rPr>
        <w:t xml:space="preserve"> min</w:t>
      </w:r>
      <w:r w:rsidR="005E3F60" w:rsidRPr="001449DF">
        <w:rPr>
          <w:noProof/>
          <w:vertAlign w:val="superscript"/>
        </w:rPr>
        <w:t>-1</w:t>
      </w:r>
      <w:r w:rsidR="005E3F60" w:rsidRPr="001449DF">
        <w:t xml:space="preserve">) = 0.21 </w:t>
      </w:r>
      <w:r w:rsidR="005E3F60" w:rsidRPr="001449DF">
        <w:rPr>
          <w:noProof/>
          <w:sz w:val="16"/>
          <w:szCs w:val="16"/>
        </w:rPr>
        <w:sym w:font="Symbol" w:char="F0B7"/>
      </w:r>
      <w:r w:rsidR="005E3F60" w:rsidRPr="001449DF">
        <w:rPr>
          <w:noProof/>
        </w:rPr>
        <w:t xml:space="preserve"> body mass</w:t>
      </w:r>
      <w:r w:rsidR="005E3F60" w:rsidRPr="001449DF">
        <w:rPr>
          <w:vertAlign w:val="superscript"/>
        </w:rPr>
        <w:t>0.73</w:t>
      </w:r>
      <w:r w:rsidR="005E3F60" w:rsidRPr="001449DF">
        <w:tab/>
      </w:r>
      <w:r w:rsidR="005E3F60" w:rsidRPr="001449DF">
        <w:tab/>
      </w:r>
      <w:r w:rsidR="005E3F60" w:rsidRPr="001449DF">
        <w:tab/>
      </w:r>
      <w:r w:rsidR="005E3F60" w:rsidRPr="001449DF">
        <w:tab/>
      </w:r>
      <w:r w:rsidR="005E3F60" w:rsidRPr="001449DF">
        <w:tab/>
      </w:r>
      <w:r w:rsidR="005E3F60" w:rsidRPr="001449DF">
        <w:tab/>
        <w:t>Eq. 3</w:t>
      </w:r>
    </w:p>
    <w:p w14:paraId="5F987333" w14:textId="7DE22976" w:rsidR="006D26C9" w:rsidRPr="00202053" w:rsidRDefault="00202053" w:rsidP="006D26C9">
      <w:pPr>
        <w:spacing w:line="360" w:lineRule="auto"/>
        <w:rPr>
          <w:color w:val="000000" w:themeColor="text1"/>
        </w:rPr>
      </w:pPr>
      <w:r>
        <w:rPr>
          <w:bCs/>
          <w:color w:val="000000" w:themeColor="text1"/>
        </w:rPr>
        <w:lastRenderedPageBreak/>
        <w:t xml:space="preserve">We know that </w:t>
      </w:r>
      <w:r w:rsidRPr="001449DF">
        <w:rPr>
          <w:color w:val="000000" w:themeColor="text1"/>
        </w:rPr>
        <w:t xml:space="preserve">aquatic mammals have greater blood </w:t>
      </w:r>
      <w:r w:rsidRPr="001449DF">
        <w:rPr>
          <w:color w:val="000000"/>
        </w:rPr>
        <w:t>O</w:t>
      </w:r>
      <w:r w:rsidRPr="001449DF">
        <w:rPr>
          <w:color w:val="000000"/>
          <w:vertAlign w:val="subscript"/>
        </w:rPr>
        <w:t>2</w:t>
      </w:r>
      <w:r w:rsidRPr="001449DF">
        <w:rPr>
          <w:color w:val="000000" w:themeColor="text1"/>
        </w:rPr>
        <w:t xml:space="preserve"> loading capacity as an adaptation to increase the</w:t>
      </w:r>
      <w:r w:rsidR="00656AF1">
        <w:rPr>
          <w:color w:val="000000" w:themeColor="text1"/>
        </w:rPr>
        <w:t>ir</w:t>
      </w:r>
      <w:r w:rsidRPr="001449DF">
        <w:rPr>
          <w:color w:val="000000" w:themeColor="text1"/>
        </w:rPr>
        <w:t xml:space="preserve"> blood </w:t>
      </w:r>
      <w:r w:rsidRPr="001449DF">
        <w:rPr>
          <w:color w:val="000000"/>
        </w:rPr>
        <w:t>O</w:t>
      </w:r>
      <w:r w:rsidRPr="001449DF">
        <w:rPr>
          <w:color w:val="000000"/>
          <w:vertAlign w:val="subscript"/>
        </w:rPr>
        <w:t>2</w:t>
      </w:r>
      <w:r w:rsidRPr="001449DF">
        <w:rPr>
          <w:color w:val="000000" w:themeColor="text1"/>
        </w:rPr>
        <w:t xml:space="preserve"> stores during diving </w:t>
      </w:r>
      <w:r w:rsidRPr="001449DF">
        <w:rPr>
          <w:color w:val="000000" w:themeColor="text1"/>
        </w:rPr>
        <w:fldChar w:fldCharType="begin">
          <w:fldData xml:space="preserve">PEVuZE5vdGU+PENpdGU+PEF1dGhvcj5CZWVjaGxlcjwvQXV0aG9yPjxZZWFyPjIwMDk8L1llYXI+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</w:fldData>
        </w:fldChar>
      </w:r>
      <w:r w:rsidR="00041AAB">
        <w:rPr>
          <w:color w:val="000000" w:themeColor="text1"/>
        </w:rPr>
        <w:instrText xml:space="preserve"> ADDIN EN.CITE </w:instrText>
      </w:r>
      <w:r w:rsidR="00041AAB">
        <w:rPr>
          <w:color w:val="000000" w:themeColor="text1"/>
        </w:rPr>
        <w:fldChar w:fldCharType="begin">
          <w:fldData xml:space="preserve">PEVuZE5vdGU+PENpdGU+PEF1dGhvcj5CZWVjaGxlcjwvQXV0aG9yPjxZZWFyPjIwMDk8L1llYXI+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</w:fldData>
        </w:fldChar>
      </w:r>
      <w:r w:rsidR="00041AAB">
        <w:rPr>
          <w:color w:val="000000" w:themeColor="text1"/>
        </w:rPr>
        <w:instrText xml:space="preserve"> ADDIN EN.CITE.DATA </w:instrText>
      </w:r>
      <w:r w:rsidR="00041AAB">
        <w:rPr>
          <w:color w:val="000000" w:themeColor="text1"/>
        </w:rPr>
      </w:r>
      <w:r w:rsidR="00041AAB">
        <w:rPr>
          <w:color w:val="000000" w:themeColor="text1"/>
        </w:rPr>
        <w:fldChar w:fldCharType="end"/>
      </w:r>
      <w:r w:rsidRPr="001449DF">
        <w:rPr>
          <w:color w:val="000000" w:themeColor="text1"/>
        </w:rPr>
      </w:r>
      <w:r w:rsidRPr="001449DF">
        <w:rPr>
          <w:color w:val="000000" w:themeColor="text1"/>
        </w:rPr>
        <w:fldChar w:fldCharType="separate"/>
      </w:r>
      <w:r w:rsidR="00041AAB">
        <w:rPr>
          <w:noProof/>
          <w:color w:val="000000" w:themeColor="text1"/>
        </w:rPr>
        <w:t>(Beechler et al., 2009; Choy et al., 2019; Vestweber et al., 1991)</w:t>
      </w:r>
      <w:r w:rsidRPr="001449DF">
        <w:rPr>
          <w:color w:val="000000" w:themeColor="text1"/>
        </w:rPr>
        <w:fldChar w:fldCharType="end"/>
      </w:r>
      <w:r w:rsidRPr="001449DF">
        <w:rPr>
          <w:color w:val="000000" w:themeColor="text1"/>
        </w:rPr>
        <w:t xml:space="preserve">. </w:t>
      </w:r>
      <w:r>
        <w:rPr>
          <w:color w:val="000000" w:themeColor="text1"/>
        </w:rPr>
        <w:t xml:space="preserve">Thus, the same volume of blood ejected from the heart would contain more </w:t>
      </w:r>
      <w:r w:rsidRPr="0061370F">
        <w:rPr>
          <w:color w:val="000000" w:themeColor="text1"/>
        </w:rPr>
        <w:t>O</w:t>
      </w:r>
      <w:r w:rsidRPr="0061370F">
        <w:rPr>
          <w:color w:val="000000" w:themeColor="text1"/>
          <w:vertAlign w:val="subscript"/>
        </w:rPr>
        <w:t>2</w:t>
      </w:r>
      <w:r>
        <w:rPr>
          <w:color w:val="000000" w:themeColor="text1"/>
        </w:rPr>
        <w:t xml:space="preserve"> in an aquatic than a terrestrial mammal. We calculated </w:t>
      </w:r>
      <w:r w:rsidRPr="001449DF">
        <w:t xml:space="preserve">cardiac </w:t>
      </w:r>
      <w:r w:rsidRPr="001449DF">
        <w:rPr>
          <w:color w:val="000000"/>
        </w:rPr>
        <w:t>O</w:t>
      </w:r>
      <w:r w:rsidRPr="001449DF">
        <w:rPr>
          <w:color w:val="000000"/>
          <w:vertAlign w:val="subscript"/>
        </w:rPr>
        <w:t>2</w:t>
      </w:r>
      <w:r w:rsidRPr="001449DF">
        <w:t xml:space="preserve"> output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CO</m:t>
                </m:r>
              </m:e>
            </m:acc>
          </m:e>
          <m:sub>
            <m:r>
              <w:rPr>
                <w:rFonts w:ascii="Cambria Math" w:hAnsi="Cambria Math"/>
              </w:rPr>
              <m:t>O2</m:t>
            </m:r>
          </m:sub>
        </m:sSub>
      </m:oMath>
      <w:r w:rsidRPr="001449DF">
        <w:t xml:space="preserve">, L </w:t>
      </w:r>
      <w:r w:rsidRPr="001449DF">
        <w:rPr>
          <w:color w:val="000000"/>
        </w:rPr>
        <w:t>O</w:t>
      </w:r>
      <w:r w:rsidRPr="001449DF">
        <w:rPr>
          <w:color w:val="000000"/>
          <w:vertAlign w:val="subscript"/>
        </w:rPr>
        <w:t>2</w:t>
      </w:r>
      <w:r w:rsidRPr="001449DF">
        <w:t xml:space="preserve"> </w:t>
      </w:r>
      <w:r w:rsidRPr="001449DF">
        <w:rPr>
          <w:noProof/>
          <w:sz w:val="16"/>
          <w:szCs w:val="16"/>
        </w:rPr>
        <w:sym w:font="Symbol" w:char="F0B7"/>
      </w:r>
      <w:r w:rsidRPr="001449DF">
        <w:rPr>
          <w:noProof/>
        </w:rPr>
        <w:t xml:space="preserve"> min</w:t>
      </w:r>
      <w:r w:rsidRPr="001449DF">
        <w:rPr>
          <w:noProof/>
          <w:vertAlign w:val="superscript"/>
        </w:rPr>
        <w:t>-1</w:t>
      </w:r>
      <w:r>
        <w:t>) as</w:t>
      </w:r>
      <w:r w:rsidR="006D26C9" w:rsidRPr="001449DF">
        <w:t>:</w:t>
      </w:r>
    </w:p>
    <w:p w14:paraId="768857A5" w14:textId="77777777" w:rsidR="006D26C9" w:rsidRPr="001449DF" w:rsidRDefault="00000000" w:rsidP="006D26C9">
      <w:pPr>
        <w:spacing w:line="360" w:lineRule="auto"/>
        <w:ind w:firstLine="720"/>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CO</m:t>
                </m:r>
              </m:e>
            </m:acc>
          </m:e>
          <m:sub>
            <m:r>
              <w:rPr>
                <w:rFonts w:ascii="Cambria Math" w:hAnsi="Cambria Math"/>
              </w:rPr>
              <m:t>O2</m:t>
            </m:r>
          </m:sub>
        </m:sSub>
      </m:oMath>
      <w:r w:rsidR="006D26C9" w:rsidRPr="001449DF">
        <w:t xml:space="preserve"> (L </w:t>
      </w:r>
      <w:r w:rsidR="006D26C9" w:rsidRPr="001449DF">
        <w:rPr>
          <w:color w:val="000000"/>
        </w:rPr>
        <w:t>O</w:t>
      </w:r>
      <w:r w:rsidR="006D26C9" w:rsidRPr="001449DF">
        <w:rPr>
          <w:color w:val="000000"/>
          <w:vertAlign w:val="subscript"/>
        </w:rPr>
        <w:t>2</w:t>
      </w:r>
      <w:r w:rsidR="006D26C9" w:rsidRPr="001449DF">
        <w:t xml:space="preserve"> </w:t>
      </w:r>
      <w:r w:rsidR="006D26C9" w:rsidRPr="001449DF">
        <w:rPr>
          <w:noProof/>
          <w:sz w:val="16"/>
          <w:szCs w:val="16"/>
        </w:rPr>
        <w:sym w:font="Symbol" w:char="F0B7"/>
      </w:r>
      <w:r w:rsidR="006D26C9" w:rsidRPr="001449DF">
        <w:rPr>
          <w:noProof/>
        </w:rPr>
        <w:t xml:space="preserve"> min</w:t>
      </w:r>
      <w:r w:rsidR="006D26C9" w:rsidRPr="001449DF">
        <w:rPr>
          <w:noProof/>
          <w:vertAlign w:val="superscript"/>
        </w:rPr>
        <w:t>-1</w:t>
      </w:r>
      <w:r w:rsidR="006D26C9" w:rsidRPr="001449DF">
        <w:t xml:space="preserve">) = </w:t>
      </w:r>
      <w:r w:rsidR="006D26C9" w:rsidRPr="001449DF">
        <w:rPr>
          <w:rFonts w:eastAsiaTheme="minorEastAsia"/>
          <w:i/>
          <w:iCs/>
          <w:color w:val="000000" w:themeColor="text1"/>
          <w:lang w:val="en-US"/>
        </w:rPr>
        <w:t>f</w:t>
      </w:r>
      <w:r w:rsidR="006D26C9" w:rsidRPr="001449DF">
        <w:rPr>
          <w:rFonts w:eastAsiaTheme="minorEastAsia"/>
          <w:color w:val="000000" w:themeColor="text1"/>
          <w:vertAlign w:val="subscript"/>
          <w:lang w:val="en-US"/>
        </w:rPr>
        <w:t>H</w:t>
      </w:r>
      <w:r w:rsidR="006D26C9" w:rsidRPr="001449DF">
        <w:t xml:space="preserve"> </w:t>
      </w:r>
      <w:r w:rsidR="006D26C9" w:rsidRPr="001449DF">
        <w:rPr>
          <w:noProof/>
          <w:sz w:val="16"/>
          <w:szCs w:val="16"/>
        </w:rPr>
        <w:sym w:font="Symbol" w:char="F0B7"/>
      </w:r>
      <w:r w:rsidR="006D26C9" w:rsidRPr="001449DF">
        <w:rPr>
          <w:noProof/>
        </w:rPr>
        <w:t xml:space="preserve"> SV </w:t>
      </w:r>
      <w:r w:rsidR="006D26C9" w:rsidRPr="001449DF">
        <w:rPr>
          <w:noProof/>
          <w:sz w:val="16"/>
          <w:szCs w:val="16"/>
        </w:rPr>
        <w:sym w:font="Symbol" w:char="F0B7"/>
      </w:r>
      <w:r w:rsidR="006D26C9" w:rsidRPr="001449DF">
        <w:rPr>
          <w:noProof/>
          <w:sz w:val="16"/>
          <w:szCs w:val="16"/>
        </w:rPr>
        <w:t xml:space="preserve"> </w:t>
      </w:r>
      <w:r w:rsidR="006D26C9" w:rsidRPr="001449DF">
        <w:t xml:space="preserve"> Hb </w:t>
      </w:r>
      <w:r w:rsidR="006D26C9" w:rsidRPr="001449DF">
        <w:rPr>
          <w:noProof/>
          <w:sz w:val="16"/>
          <w:szCs w:val="16"/>
        </w:rPr>
        <w:sym w:font="Symbol" w:char="F0B7"/>
      </w:r>
      <w:r w:rsidR="006D26C9" w:rsidRPr="001449DF">
        <w:rPr>
          <w:noProof/>
          <w:sz w:val="16"/>
          <w:szCs w:val="16"/>
        </w:rPr>
        <w:t xml:space="preserve"> </w:t>
      </w:r>
      <w:r w:rsidR="006D26C9" w:rsidRPr="001449DF">
        <w:t xml:space="preserve">1.34 </w:t>
      </w:r>
      <w:r w:rsidR="006D26C9" w:rsidRPr="001449DF">
        <w:rPr>
          <w:noProof/>
          <w:sz w:val="16"/>
          <w:szCs w:val="16"/>
        </w:rPr>
        <w:sym w:font="Symbol" w:char="F0B7"/>
      </w:r>
      <w:r w:rsidR="006D26C9" w:rsidRPr="001449DF">
        <w:rPr>
          <w:noProof/>
          <w:sz w:val="16"/>
          <w:szCs w:val="16"/>
        </w:rPr>
        <w:t xml:space="preserve"> </w:t>
      </w:r>
      <w:r w:rsidR="006D26C9" w:rsidRPr="001449DF">
        <w:t xml:space="preserve">0.01 </w:t>
      </w:r>
      <w:r w:rsidR="006D26C9" w:rsidRPr="001449DF">
        <w:tab/>
      </w:r>
      <w:r w:rsidR="006D26C9" w:rsidRPr="001449DF">
        <w:tab/>
      </w:r>
      <w:r w:rsidR="006D26C9" w:rsidRPr="001449DF">
        <w:tab/>
      </w:r>
      <w:r w:rsidR="005E3F60" w:rsidRPr="001449DF">
        <w:tab/>
        <w:t>Eq. 4</w:t>
      </w:r>
    </w:p>
    <w:p w14:paraId="3AF990E4" w14:textId="11706578" w:rsidR="00E33E48" w:rsidRDefault="005E3F60" w:rsidP="001449DF">
      <w:pPr>
        <w:spacing w:line="360" w:lineRule="auto"/>
      </w:pPr>
      <w:r w:rsidRPr="001449DF">
        <w:t xml:space="preserve">where </w:t>
      </w:r>
      <w:r w:rsidR="00333EA8" w:rsidRPr="001449DF">
        <w:t xml:space="preserve"> </w:t>
      </w:r>
      <w:r w:rsidR="00333EA8" w:rsidRPr="001449DF">
        <w:rPr>
          <w:rFonts w:eastAsiaTheme="minorEastAsia"/>
          <w:i/>
          <w:iCs/>
          <w:color w:val="000000" w:themeColor="text1"/>
          <w:lang w:val="en-US"/>
        </w:rPr>
        <w:t>f</w:t>
      </w:r>
      <w:r w:rsidR="00333EA8" w:rsidRPr="001449DF">
        <w:rPr>
          <w:rFonts w:eastAsiaTheme="minorEastAsia"/>
          <w:color w:val="000000" w:themeColor="text1"/>
          <w:vertAlign w:val="subscript"/>
          <w:lang w:val="en-US"/>
        </w:rPr>
        <w:t>H</w:t>
      </w:r>
      <w:r w:rsidR="00333EA8" w:rsidRPr="001449DF">
        <w:t xml:space="preserve"> and SV</w:t>
      </w:r>
      <w:r w:rsidR="00333EA8">
        <w:t xml:space="preserve"> was calculated using the prediction equations in Table 2, and</w:t>
      </w:r>
      <w:r w:rsidR="00333EA8" w:rsidRPr="001449DF">
        <w:t xml:space="preserve"> </w:t>
      </w:r>
      <w:r w:rsidRPr="001449DF">
        <w:t>Hb was</w:t>
      </w:r>
      <w:r w:rsidR="006D26C9" w:rsidRPr="001449DF">
        <w:t xml:space="preserve"> either the published hemoglobin concentration for a beluga (23 g </w:t>
      </w:r>
      <w:r w:rsidR="006D26C9" w:rsidRPr="001449DF">
        <w:rPr>
          <w:noProof/>
          <w:sz w:val="16"/>
          <w:szCs w:val="16"/>
        </w:rPr>
        <w:sym w:font="Symbol" w:char="F0B7"/>
      </w:r>
      <w:r w:rsidR="006D26C9" w:rsidRPr="001449DF">
        <w:rPr>
          <w:noProof/>
        </w:rPr>
        <w:t xml:space="preserve"> dl</w:t>
      </w:r>
      <w:r w:rsidR="006D26C9" w:rsidRPr="001449DF">
        <w:rPr>
          <w:noProof/>
          <w:vertAlign w:val="superscript"/>
        </w:rPr>
        <w:t>-1</w:t>
      </w:r>
      <w:r w:rsidR="006D26C9" w:rsidRPr="001449DF">
        <w:t>,</w:t>
      </w:r>
      <w:r w:rsidR="006D26C9" w:rsidRPr="001449DF">
        <w:fldChar w:fldCharType="begin"/>
      </w:r>
      <w:r w:rsidR="006D26C9" w:rsidRPr="001449DF">
        <w:instrText xml:space="preserve"> ADDIN EN.CITE &lt;EndNote&gt;&lt;Cite&gt;&lt;Author&gt;Choy&lt;/Author&gt;&lt;Year&gt;2019&lt;/Year&gt;&lt;RecNum&gt;3776&lt;/RecNum&gt;&lt;DisplayText&gt;(Choy et al., 2019)&lt;/DisplayText&gt;&lt;record&gt;&lt;rec-number&gt;3776&lt;/rec-number&gt;&lt;foreign-keys&gt;&lt;key app="EN" db-id="xx5rvz2rypad0ferrdnp9avueprfsdrvarez" timestamp="1628246807"&gt;3776&lt;/key&gt;&lt;/foreign-keys&gt;&lt;ref-type name="Journal Article"&gt;17&lt;/ref-type&gt;&lt;contributors&gt;&lt;authors&gt;&lt;author&gt;Choy, Emily S.&lt;/author&gt;&lt;author&gt;Campbell, Kevin L.&lt;/author&gt;&lt;author&gt;Berenbrink, Michael&lt;/author&gt;&lt;author&gt;Roth, James D.&lt;/author&gt;&lt;author&gt;Loseto, Lisa L.&lt;/author&gt;&lt;/authors&gt;&lt;/contributors&gt;&lt;titles&gt;&lt;title&gt;Body condition impacts blood and muscle oxygen storage capacity of free-living beluga whales (Delphinapterus leucas)&lt;/title&gt;&lt;secondary-title&gt;Journal of Experimental Biology&lt;/secondary-title&gt;&lt;/titles&gt;&lt;periodical&gt;&lt;full-title&gt;Journal of Experimental Biology&lt;/full-title&gt;&lt;abbr-1&gt;J. Exp. Biol.&lt;/abbr-1&gt;&lt;/periodical&gt;&lt;volume&gt;222&lt;/volume&gt;&lt;number&gt;11&lt;/number&gt;&lt;dates&gt;&lt;year&gt;2019&lt;/year&gt;&lt;/dates&gt;&lt;isbn&gt;0022-0949&lt;/isbn&gt;&lt;urls&gt;&lt;related-urls&gt;&lt;url&gt;https://doi.org/10.1242/jeb.191916&lt;/url&gt;&lt;/related-urls&gt;&lt;/urls&gt;&lt;electronic-resource-num&gt;10.1242/jeb.191916&lt;/electronic-resource-num&gt;&lt;access-date&gt;8/6/2021&lt;/access-date&gt;&lt;/record&gt;&lt;/Cite&gt;&lt;/EndNote&gt;</w:instrText>
      </w:r>
      <w:r w:rsidR="006D26C9" w:rsidRPr="001449DF">
        <w:fldChar w:fldCharType="separate"/>
      </w:r>
      <w:r w:rsidR="006D26C9" w:rsidRPr="001449DF">
        <w:rPr>
          <w:noProof/>
        </w:rPr>
        <w:t>(Choy et al., 2019)</w:t>
      </w:r>
      <w:r w:rsidR="006D26C9" w:rsidRPr="001449DF">
        <w:fldChar w:fldCharType="end"/>
      </w:r>
      <w:r w:rsidR="006D26C9" w:rsidRPr="001449DF">
        <w:t xml:space="preserve"> or the average hemoglobin concentration (12.6 g </w:t>
      </w:r>
      <w:r w:rsidR="006D26C9" w:rsidRPr="001449DF">
        <w:rPr>
          <w:noProof/>
          <w:sz w:val="16"/>
          <w:szCs w:val="16"/>
        </w:rPr>
        <w:sym w:font="Symbol" w:char="F0B7"/>
      </w:r>
      <w:r w:rsidR="006D26C9" w:rsidRPr="001449DF">
        <w:rPr>
          <w:noProof/>
        </w:rPr>
        <w:t xml:space="preserve"> dl</w:t>
      </w:r>
      <w:r w:rsidR="006D26C9" w:rsidRPr="001449DF">
        <w:rPr>
          <w:noProof/>
          <w:vertAlign w:val="superscript"/>
        </w:rPr>
        <w:t>-1</w:t>
      </w:r>
      <w:r w:rsidR="006D26C9" w:rsidRPr="001449DF">
        <w:t xml:space="preserve">) for a horse (15.5 g </w:t>
      </w:r>
      <w:proofErr w:type="spellStart"/>
      <w:r w:rsidR="006D26C9" w:rsidRPr="001449DF">
        <w:t>g</w:t>
      </w:r>
      <w:proofErr w:type="spellEnd"/>
      <w:r w:rsidR="006D26C9" w:rsidRPr="001449DF">
        <w:t xml:space="preserve"> </w:t>
      </w:r>
      <w:r w:rsidR="006D26C9" w:rsidRPr="001449DF">
        <w:rPr>
          <w:noProof/>
          <w:sz w:val="16"/>
          <w:szCs w:val="16"/>
        </w:rPr>
        <w:sym w:font="Symbol" w:char="F0B7"/>
      </w:r>
      <w:r w:rsidR="006D26C9" w:rsidRPr="001449DF">
        <w:rPr>
          <w:noProof/>
        </w:rPr>
        <w:t xml:space="preserve"> dl</w:t>
      </w:r>
      <w:r w:rsidR="006D26C9" w:rsidRPr="001449DF">
        <w:rPr>
          <w:noProof/>
          <w:vertAlign w:val="superscript"/>
        </w:rPr>
        <w:t>-1</w:t>
      </w:r>
      <w:r w:rsidR="006D26C9" w:rsidRPr="001449DF">
        <w:t xml:space="preserve">) </w:t>
      </w:r>
      <w:r w:rsidR="006D26C9" w:rsidRPr="001449DF">
        <w:fldChar w:fldCharType="begin"/>
      </w:r>
      <w:r w:rsidR="006D26C9" w:rsidRPr="001449DF">
        <w:instrText xml:space="preserve"> ADDIN EN.CITE &lt;EndNote&gt;&lt;Cite&gt;&lt;Author&gt;Plotka&lt;/Author&gt;&lt;Year&gt;1988&lt;/Year&gt;&lt;RecNum&gt;3787&lt;/RecNum&gt;&lt;DisplayText&gt;(Plotka et al., 1988)&lt;/DisplayText&gt;&lt;record&gt;&lt;rec-number&gt;3787&lt;/rec-number&gt;&lt;foreign-keys&gt;&lt;key app="EN" db-id="xx5rvz2rypad0ferrdnp9avueprfsdrvarez" timestamp="1630050256"&gt;3787&lt;/key&gt;&lt;/foreign-keys&gt;&lt;ref-type name="Journal Article"&gt;17&lt;/ref-type&gt;&lt;contributors&gt;&lt;authors&gt;&lt;author&gt;Plotka, E. D.&lt;/author&gt;&lt;author&gt;Eagle, T. C.&lt;/author&gt;&lt;author&gt;Gaulke, S. J.&lt;/author&gt;&lt;author&gt;Tester, J. R.&lt;/author&gt;&lt;author&gt;Siniff, D. B.&lt;/author&gt;&lt;/authors&gt;&lt;/contributors&gt;&lt;auth-address&gt;Marshfield Medical Research Foundation, Inc., Wisconsin 54449.&lt;/auth-address&gt;&lt;titles&gt;&lt;title&gt;Hematologic and blood chemical characteristics of feral horses from three management areas&lt;/title&gt;&lt;secondary-title&gt;J Wildl Dis&lt;/secondary-title&gt;&lt;/titles&gt;&lt;periodical&gt;&lt;full-title&gt;J Wildl Dis&lt;/full-title&gt;&lt;/periodical&gt;&lt;pages&gt;231-9&lt;/pages&gt;&lt;volume&gt;24&lt;/volume&gt;&lt;number&gt;2&lt;/number&gt;&lt;edition&gt;1988/04/01&lt;/edition&gt;&lt;keywords&gt;&lt;keyword&gt;Aging/blood/physiology&lt;/keyword&gt;&lt;keyword&gt;Animals&lt;/keyword&gt;&lt;keyword&gt;Animals, Wild/blood&lt;/keyword&gt;&lt;keyword&gt;Blood Chemical Analysis/veterinary&lt;/keyword&gt;&lt;keyword&gt;Corpus Luteum/physiology&lt;/keyword&gt;&lt;keyword&gt;Female&lt;/keyword&gt;&lt;keyword&gt;Hematologic Tests/veterinary&lt;/keyword&gt;&lt;keyword&gt;Horses/*blood&lt;/keyword&gt;&lt;keyword&gt;Male&lt;/keyword&gt;&lt;keyword&gt;Nevada&lt;/keyword&gt;&lt;keyword&gt;Oregon&lt;/keyword&gt;&lt;keyword&gt;Reference Values&lt;/keyword&gt;&lt;/keywords&gt;&lt;dates&gt;&lt;year&gt;1988&lt;/year&gt;&lt;pub-dates&gt;&lt;date&gt;Apr&lt;/date&gt;&lt;/pub-dates&gt;&lt;/dates&gt;&lt;isbn&gt;0090-3558 (Print)&amp;#xD;0090-3558&lt;/isbn&gt;&lt;accession-num&gt;3373630&lt;/accession-num&gt;&lt;urls&gt;&lt;/urls&gt;&lt;electronic-resource-num&gt;10.7589/0090-3558-24.2.231&lt;/electronic-resource-num&gt;&lt;remote-database-provider&gt;NLM&lt;/remote-database-provider&gt;&lt;language&gt;eng&lt;/language&gt;&lt;/record&gt;&lt;/Cite&gt;&lt;/EndNote&gt;</w:instrText>
      </w:r>
      <w:r w:rsidR="006D26C9" w:rsidRPr="001449DF">
        <w:fldChar w:fldCharType="separate"/>
      </w:r>
      <w:r w:rsidR="006D26C9" w:rsidRPr="001449DF">
        <w:rPr>
          <w:noProof/>
        </w:rPr>
        <w:t>(Plotka et al., 1988)</w:t>
      </w:r>
      <w:r w:rsidR="006D26C9" w:rsidRPr="001449DF">
        <w:fldChar w:fldCharType="end"/>
      </w:r>
      <w:r w:rsidR="006D26C9" w:rsidRPr="001449DF">
        <w:t xml:space="preserve"> and cow (9.6 g </w:t>
      </w:r>
      <w:r w:rsidR="006D26C9" w:rsidRPr="001449DF">
        <w:rPr>
          <w:noProof/>
          <w:sz w:val="16"/>
          <w:szCs w:val="16"/>
        </w:rPr>
        <w:sym w:font="Symbol" w:char="F0B7"/>
      </w:r>
      <w:r w:rsidR="006D26C9" w:rsidRPr="001449DF">
        <w:rPr>
          <w:noProof/>
        </w:rPr>
        <w:t xml:space="preserve"> dl</w:t>
      </w:r>
      <w:r w:rsidR="006D26C9" w:rsidRPr="001449DF">
        <w:rPr>
          <w:noProof/>
          <w:vertAlign w:val="superscript"/>
        </w:rPr>
        <w:t>-1</w:t>
      </w:r>
      <w:r w:rsidR="006D26C9" w:rsidRPr="001449DF">
        <w:t xml:space="preserve">) </w:t>
      </w:r>
      <w:r w:rsidR="006D26C9" w:rsidRPr="001449DF">
        <w:fldChar w:fldCharType="begin"/>
      </w:r>
      <w:r w:rsidR="006D26C9" w:rsidRPr="001449DF">
        <w:instrText xml:space="preserve"> ADDIN EN.CITE &lt;EndNote&gt;&lt;Cite&gt;&lt;Author&gt;Rusoff&lt;/Author&gt;&lt;Year&gt;1951&lt;/Year&gt;&lt;RecNum&gt;3786&lt;/RecNum&gt;&lt;DisplayText&gt;(Rusoff et al., 1951)&lt;/DisplayText&gt;&lt;record&gt;&lt;rec-number&gt;3786&lt;/rec-number&gt;&lt;foreign-keys&gt;&lt;key app="EN" db-id="xx5rvz2rypad0ferrdnp9avueprfsdrvarez" timestamp="1630050155"&gt;3786&lt;/key&gt;&lt;/foreign-keys&gt;&lt;ref-type name="Journal Article"&gt;17&lt;/ref-type&gt;&lt;contributors&gt;&lt;authors&gt;&lt;author&gt;Rusoff, L.L. &lt;/author&gt;&lt;author&gt;Frye Jr, J. B.&lt;/author&gt;&lt;author&gt;Scott Jr, G. W.&lt;/author&gt;&lt;/authors&gt;&lt;/contributors&gt;&lt;titles&gt;&lt;title&gt;Blood studies of red Sindhi-Jersey crosses. I. Hemoglobinm, hematocrit, plasma calcium, and plasma inorganic phosphorus values of red Sindhi-Hersey daughters and their Jersey dams&lt;/title&gt;&lt;secondary-title&gt;Journal of Dairy Science&lt;/secondary-title&gt;&lt;/titles&gt;&lt;periodical&gt;&lt;full-title&gt;Journal of Dairy Science&lt;/full-title&gt;&lt;/periodical&gt;&lt;pages&gt;1145-1150&lt;/pages&gt;&lt;volume&gt;34&lt;/volume&gt;&lt;number&gt;12&lt;/number&gt;&lt;dates&gt;&lt;year&gt;1951&lt;/year&gt;&lt;/dates&gt;&lt;urls&gt;&lt;/urls&gt;&lt;/record&gt;&lt;/Cite&gt;&lt;/EndNote&gt;</w:instrText>
      </w:r>
      <w:r w:rsidR="006D26C9" w:rsidRPr="001449DF">
        <w:fldChar w:fldCharType="separate"/>
      </w:r>
      <w:r w:rsidR="006D26C9" w:rsidRPr="001449DF">
        <w:rPr>
          <w:noProof/>
        </w:rPr>
        <w:t>(Rusoff et al., 1951)</w:t>
      </w:r>
      <w:r w:rsidR="006D26C9" w:rsidRPr="001449DF">
        <w:fldChar w:fldCharType="end"/>
      </w:r>
      <w:r w:rsidR="004C2D1B">
        <w:t xml:space="preserve">; </w:t>
      </w:r>
      <w:r w:rsidR="0061370F">
        <w:t>1.34 i</w:t>
      </w:r>
      <w:r w:rsidR="006D26C9" w:rsidRPr="001449DF">
        <w:t>s the</w:t>
      </w:r>
      <w:r w:rsidR="00544603">
        <w:t xml:space="preserve"> </w:t>
      </w:r>
      <w:r w:rsidR="00544603" w:rsidRPr="000A1C43">
        <w:rPr>
          <w:color w:val="000000"/>
        </w:rPr>
        <w:t>O</w:t>
      </w:r>
      <w:r w:rsidR="00544603" w:rsidRPr="000A1C43">
        <w:rPr>
          <w:color w:val="000000"/>
          <w:vertAlign w:val="subscript"/>
        </w:rPr>
        <w:t>2</w:t>
      </w:r>
      <w:r w:rsidR="00544603">
        <w:t xml:space="preserve"> </w:t>
      </w:r>
      <w:r w:rsidR="00544603" w:rsidRPr="00544603">
        <w:t>loading</w:t>
      </w:r>
      <w:r w:rsidR="003A0C2C" w:rsidRPr="00544603">
        <w:t xml:space="preserve"> capacity</w:t>
      </w:r>
      <w:r w:rsidR="006D26C9" w:rsidRPr="001449DF">
        <w:t xml:space="preserve"> </w:t>
      </w:r>
      <w:r w:rsidR="003A0C2C">
        <w:t>(</w:t>
      </w:r>
      <w:r w:rsidR="006D26C9" w:rsidRPr="001449DF">
        <w:t xml:space="preserve">ml </w:t>
      </w:r>
      <w:r w:rsidR="006D26C9" w:rsidRPr="001449DF">
        <w:rPr>
          <w:color w:val="000000"/>
        </w:rPr>
        <w:t>O</w:t>
      </w:r>
      <w:r w:rsidR="006D26C9" w:rsidRPr="001449DF">
        <w:rPr>
          <w:color w:val="000000"/>
          <w:vertAlign w:val="subscript"/>
        </w:rPr>
        <w:t>2</w:t>
      </w:r>
      <w:r w:rsidR="006D26C9" w:rsidRPr="001449DF">
        <w:t xml:space="preserve"> per g</w:t>
      </w:r>
      <w:r w:rsidR="003B0ADA">
        <w:t>) of</w:t>
      </w:r>
      <w:r w:rsidR="006D26C9" w:rsidRPr="001449DF">
        <w:t xml:space="preserve"> hemoglobin</w:t>
      </w:r>
      <w:r w:rsidR="006D26C9" w:rsidRPr="001449DF">
        <w:rPr>
          <w:color w:val="000000"/>
        </w:rPr>
        <w:t>.</w:t>
      </w:r>
      <w:r w:rsidRPr="001449DF">
        <w:rPr>
          <w:color w:val="000000"/>
        </w:rPr>
        <w:t xml:space="preserve"> </w:t>
      </w:r>
      <w:r w:rsidR="00C003D8">
        <w:t>Based on these</w:t>
      </w:r>
      <w:r w:rsidR="00C003D8" w:rsidRPr="001449DF">
        <w:t xml:space="preserve"> </w:t>
      </w:r>
      <w:r w:rsidR="00C003D8">
        <w:t>c</w:t>
      </w:r>
      <w:r w:rsidR="00C003D8" w:rsidRPr="001449DF">
        <w:t>alculations</w:t>
      </w:r>
      <w:r w:rsidR="00C003D8">
        <w:t xml:space="preserve">, </w:t>
      </w:r>
      <w:r w:rsidR="00C003D8">
        <w:rPr>
          <w:color w:val="000000"/>
        </w:rPr>
        <w:t>t</w:t>
      </w:r>
      <w:r w:rsidRPr="001449DF">
        <w:rPr>
          <w:color w:val="000000"/>
        </w:rPr>
        <w:t xml:space="preserve">he </w:t>
      </w:r>
      <w:r w:rsidRPr="001449DF">
        <w:t>e</w:t>
      </w:r>
      <w:r w:rsidR="006D26C9" w:rsidRPr="001449DF">
        <w:t xml:space="preserve">stimated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A</m:t>
                </m:r>
              </m:sub>
            </m:sSub>
          </m:e>
        </m:acc>
      </m:oMath>
      <w:r w:rsidR="00C003D8" w:rsidRPr="001449DF">
        <w:t xml:space="preserve"> </w:t>
      </w:r>
      <w:r w:rsidR="00C003D8">
        <w:t xml:space="preserve">and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CO</m:t>
                </m:r>
              </m:e>
            </m:acc>
          </m:e>
          <m:sub>
            <m:r>
              <w:rPr>
                <w:rFonts w:ascii="Cambria Math" w:hAnsi="Cambria Math"/>
              </w:rPr>
              <m:t>O2</m:t>
            </m:r>
          </m:sub>
        </m:sSub>
      </m:oMath>
      <w:r w:rsidR="00C003D8">
        <w:t xml:space="preserve"> for a 200 kg aquatic mammal</w:t>
      </w:r>
      <w:r w:rsidR="007C4B48">
        <w:t xml:space="preserve"> are</w:t>
      </w:r>
      <w:r w:rsidR="006D26C9" w:rsidRPr="001449DF">
        <w:t xml:space="preserve"> </w:t>
      </w:r>
      <w:r w:rsidR="00C003D8">
        <w:t xml:space="preserve">49 and </w:t>
      </w:r>
      <w:r w:rsidR="006D26C9" w:rsidRPr="001449DF">
        <w:t>64% higher</w:t>
      </w:r>
      <w:r w:rsidR="00C003D8">
        <w:t xml:space="preserve">, respectively, </w:t>
      </w:r>
      <w:r w:rsidR="006D26C9" w:rsidRPr="001449DF">
        <w:t>than for a terrestrial mammal.</w:t>
      </w:r>
    </w:p>
    <w:p w14:paraId="67975943" w14:textId="346751D7" w:rsidR="001D5966" w:rsidRPr="001449DF" w:rsidRDefault="00BF1B14" w:rsidP="001449DF">
      <w:pPr>
        <w:spacing w:line="360" w:lineRule="auto"/>
        <w:rPr>
          <w:color w:val="000000" w:themeColor="text1"/>
        </w:rPr>
      </w:pPr>
      <w:r>
        <w:tab/>
        <w:t>Combining</w:t>
      </w:r>
      <w:r w:rsidR="00C003D8">
        <w:t xml:space="preserve"> </w:t>
      </w:r>
      <w:r w:rsidR="00C003D8">
        <w:rPr>
          <w:color w:val="000000" w:themeColor="text1"/>
        </w:rPr>
        <w:t>o</w:t>
      </w:r>
      <w:r w:rsidR="00C10418" w:rsidRPr="001449DF">
        <w:rPr>
          <w:color w:val="000000" w:themeColor="text1"/>
        </w:rPr>
        <w:t>ur analys</w:t>
      </w:r>
      <w:r>
        <w:rPr>
          <w:color w:val="000000" w:themeColor="text1"/>
        </w:rPr>
        <w:t>e</w:t>
      </w:r>
      <w:r w:rsidR="00C10418" w:rsidRPr="001449DF">
        <w:rPr>
          <w:color w:val="000000" w:themeColor="text1"/>
        </w:rPr>
        <w:t xml:space="preserve">s </w:t>
      </w:r>
      <w:r>
        <w:rPr>
          <w:color w:val="000000" w:themeColor="text1"/>
        </w:rPr>
        <w:t xml:space="preserve">with information in the literature </w:t>
      </w:r>
      <w:r w:rsidR="00ED5C5D">
        <w:rPr>
          <w:color w:val="000000" w:themeColor="text1"/>
        </w:rPr>
        <w:t>suggests</w:t>
      </w:r>
      <w:r w:rsidR="00C10418" w:rsidRPr="001449DF">
        <w:rPr>
          <w:color w:val="000000" w:themeColor="text1"/>
        </w:rPr>
        <w:t xml:space="preserve"> that</w:t>
      </w:r>
      <w:r w:rsidR="00A92943">
        <w:rPr>
          <w:color w:val="000000" w:themeColor="text1"/>
        </w:rPr>
        <w:t xml:space="preserve"> </w:t>
      </w:r>
      <w:r w:rsidR="0090494B">
        <w:rPr>
          <w:color w:val="000000" w:themeColor="text1"/>
        </w:rPr>
        <w:t xml:space="preserve">the aquatic breathing strategy and higher blood </w:t>
      </w:r>
      <w:r w:rsidR="0090494B" w:rsidRPr="0090494B">
        <w:rPr>
          <w:color w:val="000000"/>
        </w:rPr>
        <w:t>O</w:t>
      </w:r>
      <w:r w:rsidR="0090494B" w:rsidRPr="0090494B">
        <w:rPr>
          <w:color w:val="000000"/>
          <w:vertAlign w:val="subscript"/>
        </w:rPr>
        <w:t>2</w:t>
      </w:r>
      <w:r w:rsidR="0090494B">
        <w:rPr>
          <w:color w:val="000000" w:themeColor="text1"/>
        </w:rPr>
        <w:t xml:space="preserve"> </w:t>
      </w:r>
      <w:r w:rsidR="0090494B" w:rsidRPr="00544603">
        <w:rPr>
          <w:color w:val="000000" w:themeColor="text1"/>
        </w:rPr>
        <w:t>loading capacity</w:t>
      </w:r>
      <w:r w:rsidR="0090494B">
        <w:rPr>
          <w:color w:val="000000" w:themeColor="text1"/>
        </w:rPr>
        <w:t xml:space="preserve"> </w:t>
      </w:r>
      <w:r w:rsidR="003A7FCB">
        <w:rPr>
          <w:color w:val="000000" w:themeColor="text1"/>
        </w:rPr>
        <w:t xml:space="preserve">of aquatic mammals </w:t>
      </w:r>
      <w:r w:rsidR="0090494B">
        <w:rPr>
          <w:color w:val="000000" w:themeColor="text1"/>
        </w:rPr>
        <w:t xml:space="preserve">provide the means for increased </w:t>
      </w:r>
      <w:r w:rsidR="00A92943">
        <w:rPr>
          <w:color w:val="000000" w:themeColor="text1"/>
        </w:rPr>
        <w:t>O</w:t>
      </w:r>
      <w:r w:rsidR="00A92943" w:rsidRPr="00C6445E">
        <w:rPr>
          <w:color w:val="000000" w:themeColor="text1"/>
          <w:vertAlign w:val="subscript"/>
        </w:rPr>
        <w:t>2</w:t>
      </w:r>
      <w:r w:rsidR="00A92943">
        <w:rPr>
          <w:color w:val="000000" w:themeColor="text1"/>
        </w:rPr>
        <w:t xml:space="preserve"> delivery</w:t>
      </w:r>
      <w:r w:rsidR="0090494B">
        <w:rPr>
          <w:color w:val="000000" w:themeColor="text1"/>
        </w:rPr>
        <w:t xml:space="preserve"> to support the</w:t>
      </w:r>
      <w:r w:rsidR="00606A94">
        <w:rPr>
          <w:color w:val="000000" w:themeColor="text1"/>
        </w:rPr>
        <w:t>ir</w:t>
      </w:r>
      <w:r w:rsidR="0090494B">
        <w:rPr>
          <w:color w:val="000000" w:themeColor="text1"/>
        </w:rPr>
        <w:t xml:space="preserve"> higher </w:t>
      </w:r>
      <w:r w:rsidR="00182399">
        <w:rPr>
          <w:color w:val="000000" w:themeColor="text1"/>
        </w:rPr>
        <w:t>BMR</w:t>
      </w:r>
      <w:r w:rsidR="00A92943">
        <w:rPr>
          <w:color w:val="000000" w:themeColor="text1"/>
        </w:rPr>
        <w:t>.</w:t>
      </w:r>
      <w:r w:rsidR="00182399">
        <w:rPr>
          <w:color w:val="000000" w:themeColor="text1"/>
        </w:rPr>
        <w:t xml:space="preserve"> </w:t>
      </w:r>
    </w:p>
    <w:p w14:paraId="34485727" w14:textId="4CCDE824" w:rsidR="00F16017" w:rsidRPr="0005739F" w:rsidRDefault="00F16017" w:rsidP="00ED3A8E">
      <w:pPr>
        <w:spacing w:line="360" w:lineRule="auto"/>
        <w:ind w:firstLine="720"/>
        <w:rPr>
          <w:color w:val="000000"/>
        </w:rPr>
      </w:pPr>
      <w:r w:rsidRPr="0005739F">
        <w:rPr>
          <w:color w:val="000000" w:themeColor="text1"/>
        </w:rPr>
        <w:t>I</w:t>
      </w:r>
      <w:r w:rsidR="00573F46" w:rsidRPr="0005739F">
        <w:rPr>
          <w:color w:val="000000" w:themeColor="text1"/>
        </w:rPr>
        <w:t>n addition</w:t>
      </w:r>
      <w:r w:rsidR="006C2F0D">
        <w:rPr>
          <w:color w:val="000000" w:themeColor="text1"/>
        </w:rPr>
        <w:t xml:space="preserve"> to </w:t>
      </w:r>
      <w:r w:rsidR="00B55B2E">
        <w:rPr>
          <w:color w:val="000000" w:themeColor="text1"/>
        </w:rPr>
        <w:t>greater alveolar ventilation</w:t>
      </w:r>
      <w:r w:rsidR="00573F46" w:rsidRPr="0005739F">
        <w:rPr>
          <w:color w:val="000000" w:themeColor="text1"/>
        </w:rPr>
        <w:t xml:space="preserve">, </w:t>
      </w:r>
      <w:r w:rsidR="002D44BB">
        <w:rPr>
          <w:color w:val="000000" w:themeColor="text1"/>
        </w:rPr>
        <w:t xml:space="preserve">cyclic </w:t>
      </w:r>
      <w:r w:rsidR="00573F46" w:rsidRPr="0005739F">
        <w:rPr>
          <w:color w:val="000000" w:themeColor="text1"/>
        </w:rPr>
        <w:t>change</w:t>
      </w:r>
      <w:r w:rsidR="002D44BB">
        <w:rPr>
          <w:color w:val="000000" w:themeColor="text1"/>
        </w:rPr>
        <w:t>s</w:t>
      </w:r>
      <w:r w:rsidR="00573F46" w:rsidRPr="0005739F">
        <w:rPr>
          <w:color w:val="000000" w:themeColor="text1"/>
        </w:rPr>
        <w:t xml:space="preserve"> in </w:t>
      </w:r>
      <w:proofErr w:type="spellStart"/>
      <w:r w:rsidR="00573F46" w:rsidRPr="0005739F">
        <w:rPr>
          <w:i/>
          <w:color w:val="000000" w:themeColor="text1"/>
        </w:rPr>
        <w:t>f</w:t>
      </w:r>
      <w:r w:rsidR="00573F46" w:rsidRPr="0005739F">
        <w:rPr>
          <w:color w:val="000000" w:themeColor="text1"/>
          <w:vertAlign w:val="subscript"/>
        </w:rPr>
        <w:t>H</w:t>
      </w:r>
      <w:proofErr w:type="spellEnd"/>
      <w:r w:rsidR="00573F46" w:rsidRPr="0005739F">
        <w:rPr>
          <w:color w:val="000000" w:themeColor="text1"/>
        </w:rPr>
        <w:t xml:space="preserve"> </w:t>
      </w:r>
      <w:r w:rsidR="00F85805">
        <w:rPr>
          <w:color w:val="000000" w:themeColor="text1"/>
        </w:rPr>
        <w:t>over</w:t>
      </w:r>
      <w:r w:rsidR="002D44BB">
        <w:rPr>
          <w:color w:val="000000" w:themeColor="text1"/>
        </w:rPr>
        <w:t xml:space="preserve"> the breathing cycle</w:t>
      </w:r>
      <w:r w:rsidR="00573F46" w:rsidRPr="0005739F">
        <w:rPr>
          <w:color w:val="000000" w:themeColor="text1"/>
        </w:rPr>
        <w:t>, commonly</w:t>
      </w:r>
      <w:r w:rsidR="00CB3D7F">
        <w:rPr>
          <w:color w:val="000000" w:themeColor="text1"/>
        </w:rPr>
        <w:t>-</w:t>
      </w:r>
      <w:r w:rsidR="00573F46" w:rsidRPr="0005739F">
        <w:rPr>
          <w:color w:val="000000" w:themeColor="text1"/>
        </w:rPr>
        <w:t xml:space="preserve">called respiratory sinus arrhythmia (RSA) may be another mechanism that improves gas exchange in aquatic mammals. </w:t>
      </w:r>
      <w:r w:rsidR="0005739F" w:rsidRPr="0005739F">
        <w:rPr>
          <w:color w:val="000000" w:themeColor="text1"/>
        </w:rPr>
        <w:t xml:space="preserve">RSA </w:t>
      </w:r>
      <w:r w:rsidR="0061370F">
        <w:rPr>
          <w:color w:val="000000"/>
        </w:rPr>
        <w:t>has been proposed to</w:t>
      </w:r>
      <w:r w:rsidR="0005739F" w:rsidRPr="0005739F">
        <w:rPr>
          <w:color w:val="000000"/>
        </w:rPr>
        <w:t xml:space="preserve"> improve perfusion ventilation matching and reduce cardiac work </w:t>
      </w:r>
      <w:r w:rsidR="0005739F" w:rsidRPr="0005739F">
        <w:rPr>
          <w:color w:val="000000"/>
        </w:rPr>
        <w:fldChar w:fldCharType="begin">
          <w:fldData xml:space="preserve">PEVuZE5vdGU+PENpdGU+PEF1dGhvcj5CZW4tVGFsPC9BdXRob3I+PFllYXI+MjAxMjwvWWVhcj48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</w:fldData>
        </w:fldChar>
      </w:r>
      <w:r w:rsidR="00041AAB">
        <w:rPr>
          <w:color w:val="000000"/>
        </w:rPr>
        <w:instrText xml:space="preserve"> ADDIN EN.CITE </w:instrText>
      </w:r>
      <w:r w:rsidR="00041AAB">
        <w:rPr>
          <w:color w:val="000000"/>
        </w:rPr>
        <w:fldChar w:fldCharType="begin">
          <w:fldData xml:space="preserve">PEVuZE5vdGU+PENpdGU+PEF1dGhvcj5CZW4tVGFsPC9BdXRob3I+PFllYXI+MjAxMjwvWWVhcj48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</w:fldData>
        </w:fldChar>
      </w:r>
      <w:r w:rsidR="00041AAB">
        <w:rPr>
          <w:color w:val="000000"/>
        </w:rPr>
        <w:instrText xml:space="preserve"> ADDIN EN.CITE.DATA </w:instrText>
      </w:r>
      <w:r w:rsidR="00041AAB">
        <w:rPr>
          <w:color w:val="000000"/>
        </w:rPr>
      </w:r>
      <w:r w:rsidR="00041AAB">
        <w:rPr>
          <w:color w:val="000000"/>
        </w:rPr>
        <w:fldChar w:fldCharType="end"/>
      </w:r>
      <w:r w:rsidR="0005739F" w:rsidRPr="0005739F">
        <w:rPr>
          <w:color w:val="000000"/>
        </w:rPr>
      </w:r>
      <w:r w:rsidR="0005739F" w:rsidRPr="0005739F">
        <w:rPr>
          <w:color w:val="000000"/>
        </w:rPr>
        <w:fldChar w:fldCharType="separate"/>
      </w:r>
      <w:r w:rsidR="00041AAB">
        <w:rPr>
          <w:noProof/>
          <w:color w:val="000000"/>
        </w:rPr>
        <w:t>(Ben-Tal et al., 2012; Hayano et al., 1996)</w:t>
      </w:r>
      <w:r w:rsidR="0005739F" w:rsidRPr="0005739F">
        <w:rPr>
          <w:color w:val="000000"/>
        </w:rPr>
        <w:fldChar w:fldCharType="end"/>
      </w:r>
      <w:r w:rsidR="0005739F" w:rsidRPr="0005739F">
        <w:rPr>
          <w:color w:val="000000"/>
        </w:rPr>
        <w:t xml:space="preserve">, and is present in both terrestrial and </w:t>
      </w:r>
      <w:r w:rsidR="00573F46" w:rsidRPr="0005739F">
        <w:rPr>
          <w:color w:val="000000" w:themeColor="text1"/>
        </w:rPr>
        <w:t>aquatic</w:t>
      </w:r>
      <w:r w:rsidR="0005739F" w:rsidRPr="0005739F">
        <w:rPr>
          <w:color w:val="000000" w:themeColor="text1"/>
        </w:rPr>
        <w:t xml:space="preserve"> mammals </w:t>
      </w:r>
      <w:r w:rsidR="00560EF3">
        <w:rPr>
          <w:color w:val="000000" w:themeColor="text1"/>
        </w:rPr>
        <w:fldChar w:fldCharType="begin">
          <w:fldData xml:space="preserve">PEVuZE5vdGU+PENpdGU+PEF1dGhvcj5CbGF3YXM8L0F1dGhvcj48WWVhcj4yMDIxPC9ZZWFyPjxS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</w:fldData>
        </w:fldChar>
      </w:r>
      <w:r w:rsidR="00041AAB">
        <w:rPr>
          <w:color w:val="000000" w:themeColor="text1"/>
        </w:rPr>
        <w:instrText xml:space="preserve"> ADDIN EN.CITE </w:instrText>
      </w:r>
      <w:r w:rsidR="00041AAB">
        <w:rPr>
          <w:color w:val="000000" w:themeColor="text1"/>
        </w:rPr>
        <w:fldChar w:fldCharType="begin">
          <w:fldData xml:space="preserve">PEVuZE5vdGU+PENpdGU+PEF1dGhvcj5CbGF3YXM8L0F1dGhvcj48WWVhcj4yMDIxPC9ZZWFyPjxS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</w:fldData>
        </w:fldChar>
      </w:r>
      <w:r w:rsidR="00041AAB">
        <w:rPr>
          <w:color w:val="000000" w:themeColor="text1"/>
        </w:rPr>
        <w:instrText xml:space="preserve"> ADDIN EN.CITE.DATA </w:instrText>
      </w:r>
      <w:r w:rsidR="00041AAB">
        <w:rPr>
          <w:color w:val="000000" w:themeColor="text1"/>
        </w:rPr>
      </w:r>
      <w:r w:rsidR="00041AAB">
        <w:rPr>
          <w:color w:val="000000" w:themeColor="text1"/>
        </w:rPr>
        <w:fldChar w:fldCharType="end"/>
      </w:r>
      <w:r w:rsidR="00560EF3">
        <w:rPr>
          <w:color w:val="000000" w:themeColor="text1"/>
        </w:rPr>
      </w:r>
      <w:r w:rsidR="00560EF3">
        <w:rPr>
          <w:color w:val="000000" w:themeColor="text1"/>
        </w:rPr>
        <w:fldChar w:fldCharType="separate"/>
      </w:r>
      <w:r w:rsidR="00041AAB">
        <w:rPr>
          <w:noProof/>
          <w:color w:val="000000" w:themeColor="text1"/>
        </w:rPr>
        <w:t>(Blawas et al., 2021b; Cauture et al., 2019; Fahlman et al., 2020b)</w:t>
      </w:r>
      <w:r w:rsidR="00560EF3">
        <w:rPr>
          <w:color w:val="000000" w:themeColor="text1"/>
        </w:rPr>
        <w:fldChar w:fldCharType="end"/>
      </w:r>
      <w:r w:rsidR="0005739F" w:rsidRPr="0005739F">
        <w:rPr>
          <w:color w:val="000000" w:themeColor="text1"/>
        </w:rPr>
        <w:t>.</w:t>
      </w:r>
      <w:r w:rsidR="00573F46" w:rsidRPr="0005739F">
        <w:rPr>
          <w:color w:val="000000" w:themeColor="text1"/>
        </w:rPr>
        <w:t xml:space="preserve"> </w:t>
      </w:r>
      <w:r w:rsidR="0005739F" w:rsidRPr="0005739F">
        <w:rPr>
          <w:color w:val="000000" w:themeColor="text1"/>
        </w:rPr>
        <w:t xml:space="preserve">The aquatic </w:t>
      </w:r>
      <w:r w:rsidR="00573F46" w:rsidRPr="0005739F">
        <w:rPr>
          <w:color w:val="000000" w:themeColor="text1"/>
        </w:rPr>
        <w:t>breathing strategy, with long respiratory pauses</w:t>
      </w:r>
      <w:r w:rsidR="0005739F" w:rsidRPr="0005739F">
        <w:rPr>
          <w:color w:val="000000" w:themeColor="text1"/>
        </w:rPr>
        <w:t xml:space="preserve"> and elevated </w:t>
      </w:r>
      <w:r w:rsidR="0005739F" w:rsidRPr="0005739F">
        <w:rPr>
          <w:i/>
          <w:color w:val="000000" w:themeColor="text1"/>
        </w:rPr>
        <w:t>V</w:t>
      </w:r>
      <w:r w:rsidR="0005739F" w:rsidRPr="0005739F">
        <w:rPr>
          <w:color w:val="000000" w:themeColor="text1"/>
          <w:vertAlign w:val="subscript"/>
        </w:rPr>
        <w:t>T</w:t>
      </w:r>
      <w:r w:rsidR="0005739F" w:rsidRPr="0005739F">
        <w:rPr>
          <w:color w:val="000000" w:themeColor="text1"/>
        </w:rPr>
        <w:t>, results in an RSA that is higher in aquatic</w:t>
      </w:r>
      <w:r w:rsidR="00F85805">
        <w:rPr>
          <w:color w:val="000000" w:themeColor="text1"/>
        </w:rPr>
        <w:t xml:space="preserve"> than</w:t>
      </w:r>
      <w:r w:rsidR="0005739F" w:rsidRPr="0005739F">
        <w:rPr>
          <w:color w:val="000000" w:themeColor="text1"/>
        </w:rPr>
        <w:t xml:space="preserve"> terrestrial mammals </w:t>
      </w:r>
      <w:r w:rsidRPr="0005739F">
        <w:rPr>
          <w:color w:val="000000" w:themeColor="text1"/>
        </w:rPr>
        <w:fldChar w:fldCharType="begin">
          <w:fldData xml:space="preserve">PEVuZE5vdGU+PENpdGU+PEF1dGhvcj5CbGF3YXM8L0F1dGhvcj48WWVhcj4yMDIxPC9ZZWFyPjxS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</w:fldData>
        </w:fldChar>
      </w:r>
      <w:r w:rsidR="00041AAB">
        <w:rPr>
          <w:color w:val="000000" w:themeColor="text1"/>
        </w:rPr>
        <w:instrText xml:space="preserve"> ADDIN EN.CITE </w:instrText>
      </w:r>
      <w:r w:rsidR="00041AAB">
        <w:rPr>
          <w:color w:val="000000" w:themeColor="text1"/>
        </w:rPr>
        <w:fldChar w:fldCharType="begin">
          <w:fldData xml:space="preserve">PEVuZE5vdGU+PENpdGU+PEF1dGhvcj5CbGF3YXM8L0F1dGhvcj48WWVhcj4yMDIxPC9ZZWFyPjxS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</w:fldData>
        </w:fldChar>
      </w:r>
      <w:r w:rsidR="00041AAB">
        <w:rPr>
          <w:color w:val="000000" w:themeColor="text1"/>
        </w:rPr>
        <w:instrText xml:space="preserve"> ADDIN EN.CITE.DATA </w:instrText>
      </w:r>
      <w:r w:rsidR="00041AAB">
        <w:rPr>
          <w:color w:val="000000" w:themeColor="text1"/>
        </w:rPr>
      </w:r>
      <w:r w:rsidR="00041AAB">
        <w:rPr>
          <w:color w:val="000000" w:themeColor="text1"/>
        </w:rPr>
        <w:fldChar w:fldCharType="end"/>
      </w:r>
      <w:r w:rsidRPr="0005739F">
        <w:rPr>
          <w:color w:val="000000" w:themeColor="text1"/>
        </w:rPr>
      </w:r>
      <w:r w:rsidRPr="0005739F">
        <w:rPr>
          <w:color w:val="000000" w:themeColor="text1"/>
        </w:rPr>
        <w:fldChar w:fldCharType="separate"/>
      </w:r>
      <w:r w:rsidR="00041AAB">
        <w:rPr>
          <w:noProof/>
          <w:color w:val="000000" w:themeColor="text1"/>
        </w:rPr>
        <w:t>(Blawas et al., 2021a; Blawas et al., 2021b; Cauture et al., 2019; Fahlman et al., 2020b; Fahlman et al., 2019)</w:t>
      </w:r>
      <w:r w:rsidRPr="0005739F">
        <w:rPr>
          <w:color w:val="000000" w:themeColor="text1"/>
        </w:rPr>
        <w:fldChar w:fldCharType="end"/>
      </w:r>
      <w:r w:rsidR="00573F46" w:rsidRPr="0005739F">
        <w:rPr>
          <w:color w:val="000000" w:themeColor="text1"/>
        </w:rPr>
        <w:t xml:space="preserve">. </w:t>
      </w:r>
      <w:r w:rsidR="002D05AB">
        <w:rPr>
          <w:color w:val="000000"/>
        </w:rPr>
        <w:t>W</w:t>
      </w:r>
      <w:r w:rsidR="0005739F" w:rsidRPr="0005739F">
        <w:rPr>
          <w:color w:val="000000"/>
        </w:rPr>
        <w:t>e propose</w:t>
      </w:r>
      <w:r w:rsidR="002D05AB">
        <w:rPr>
          <w:color w:val="000000"/>
        </w:rPr>
        <w:t>, therefore,</w:t>
      </w:r>
      <w:r w:rsidR="0005739F" w:rsidRPr="0005739F">
        <w:rPr>
          <w:color w:val="000000"/>
        </w:rPr>
        <w:t xml:space="preserve"> that the </w:t>
      </w:r>
      <w:r w:rsidR="0061370F">
        <w:rPr>
          <w:color w:val="000000"/>
        </w:rPr>
        <w:t xml:space="preserve">aquatic breathing strategy </w:t>
      </w:r>
      <w:r w:rsidR="00E050B6">
        <w:rPr>
          <w:color w:val="000000"/>
        </w:rPr>
        <w:t xml:space="preserve">not only </w:t>
      </w:r>
      <w:r w:rsidR="0005739F" w:rsidRPr="0005739F">
        <w:rPr>
          <w:color w:val="000000"/>
        </w:rPr>
        <w:t xml:space="preserve">enhances alveolar ventilation </w:t>
      </w:r>
      <w:r w:rsidR="00E050B6">
        <w:rPr>
          <w:color w:val="000000"/>
        </w:rPr>
        <w:t>but</w:t>
      </w:r>
      <w:r w:rsidR="0005739F" w:rsidRPr="0005739F">
        <w:rPr>
          <w:color w:val="000000"/>
        </w:rPr>
        <w:t xml:space="preserve"> also elevates RSA, both which help improve ventilation, ventilation-perfusion matching, and gas exchange</w:t>
      </w:r>
      <w:r w:rsidR="002B2078">
        <w:rPr>
          <w:color w:val="000000"/>
        </w:rPr>
        <w:t xml:space="preserve"> </w:t>
      </w:r>
      <w:r w:rsidR="002B2078">
        <w:rPr>
          <w:color w:val="000000"/>
        </w:rPr>
        <w:fldChar w:fldCharType="begin"/>
      </w:r>
      <w:r w:rsidR="002B2078">
        <w:rPr>
          <w:color w:val="000000"/>
        </w:rPr>
        <w:instrText xml:space="preserve"> ADDIN EN.CITE &lt;EndNote&gt;&lt;Cite&gt;&lt;Author&gt;Ben-Tal&lt;/Author&gt;&lt;Year&gt;2012&lt;/Year&gt;&lt;RecNum&gt;2377&lt;/RecNum&gt;&lt;DisplayText&gt;(Ben-Tal et al., 2012; West, 2012)&lt;/DisplayText&gt;&lt;record&gt;&lt;rec-number&gt;2377&lt;/rec-number&gt;&lt;foreign-keys&gt;&lt;key app="EN" db-id="xx5rvz2rypad0ferrdnp9avueprfsdrvarez" timestamp="1569855954"&gt;2377&lt;/key&gt;&lt;/foreign-keys&gt;&lt;ref-type name="Journal Article"&gt;17&lt;/ref-type&gt;&lt;contributors&gt;&lt;authors&gt;&lt;author&gt;Ben-Tal, A.&lt;/author&gt;&lt;author&gt;Shamailov, S. S.&lt;/author&gt;&lt;author&gt;Paton, J. F. R.&lt;/author&gt;&lt;/authors&gt;&lt;/contributors&gt;&lt;titles&gt;&lt;title&gt;Evaluating the physiological significance of respiratory sinus arrhythmia: looking beyond ventilation–perfusion efficiency&lt;/title&gt;&lt;secondary-title&gt;The Journal of Physiology&lt;/secondary-title&gt;&lt;/titles&gt;&lt;periodical&gt;&lt;full-title&gt;The Journal of Physiology&lt;/full-title&gt;&lt;abbr-1&gt;J. Physiol.&lt;/abbr-1&gt;&lt;/periodical&gt;&lt;pages&gt;1989-2008&lt;/pages&gt;&lt;volume&gt;590&lt;/volume&gt;&lt;number&gt;8&lt;/number&gt;&lt;dates&gt;&lt;year&gt;2012&lt;/year&gt;&lt;/dates&gt;&lt;urls&gt;&lt;related-urls&gt;&lt;url&gt;https://physoc.onlinelibrary.wiley.com/doi/abs/10.1113/jphysiol.2011.222422&lt;/url&gt;&lt;/related-urls&gt;&lt;/urls&gt;&lt;electronic-resource-num&gt;doi:10.1113/jphysiol.2011.222422&lt;/electronic-resource-num&gt;&lt;/record&gt;&lt;/Cite&gt;&lt;Cite&gt;&lt;Author&gt;West&lt;/Author&gt;&lt;Year&gt;2012&lt;/Year&gt;&lt;RecNum&gt;624&lt;/RecNum&gt;&lt;record&gt;&lt;rec-number&gt;624&lt;/rec-number&gt;&lt;foreign-keys&gt;&lt;key app="EN" db-id="xx5rvz2rypad0ferrdnp9avueprfsdrvarez" timestamp="1569855940"&gt;624&lt;/key&gt;&lt;/foreign-keys&gt;&lt;ref-type name="Book"&gt;6&lt;/ref-type&gt;&lt;contributors&gt;&lt;authors&gt;&lt;author&gt;West, J.B.&lt;/author&gt;&lt;/authors&gt;&lt;/contributors&gt;&lt;titles&gt;&lt;title&gt;Respiratory Physiology&lt;/title&gt;&lt;/titles&gt;&lt;edition&gt;9th&lt;/edition&gt;&lt;dates&gt;&lt;year&gt;2012&lt;/year&gt;&lt;/dates&gt;&lt;pub-location&gt;Philadelphia&lt;/pub-location&gt;&lt;publisher&gt;Wolters Kluwer-Lippincott Williams &amp;amp; Wilkins&lt;/publisher&gt;&lt;isbn&gt;978-1-60913-640-6&lt;/isbn&gt;&lt;urls&gt;&lt;/urls&gt;&lt;/record&gt;&lt;/Cite&gt;&lt;/EndNote&gt;</w:instrText>
      </w:r>
      <w:r w:rsidR="002B2078">
        <w:rPr>
          <w:color w:val="000000"/>
        </w:rPr>
        <w:fldChar w:fldCharType="separate"/>
      </w:r>
      <w:r w:rsidR="002B2078">
        <w:rPr>
          <w:noProof/>
          <w:color w:val="000000"/>
        </w:rPr>
        <w:t>(Ben-Tal et al., 2012; West, 2012)</w:t>
      </w:r>
      <w:r w:rsidR="002B2078">
        <w:rPr>
          <w:color w:val="000000"/>
        </w:rPr>
        <w:fldChar w:fldCharType="end"/>
      </w:r>
      <w:r w:rsidR="0005739F" w:rsidRPr="0005739F">
        <w:rPr>
          <w:color w:val="000000"/>
        </w:rPr>
        <w:t xml:space="preserve">. </w:t>
      </w:r>
    </w:p>
    <w:p w14:paraId="1217DC42" w14:textId="15B2C58C" w:rsidR="00347584" w:rsidRPr="0045791A" w:rsidRDefault="00ED3A8E" w:rsidP="004E763B">
      <w:pPr>
        <w:spacing w:line="360" w:lineRule="auto"/>
        <w:rPr>
          <w:color w:val="000000" w:themeColor="text1"/>
        </w:rPr>
      </w:pPr>
      <w:r>
        <w:rPr>
          <w:b/>
          <w:bCs/>
          <w:color w:val="000000" w:themeColor="text1"/>
        </w:rPr>
        <w:tab/>
      </w:r>
      <w:r w:rsidRPr="00ED3A8E">
        <w:rPr>
          <w:bCs/>
          <w:color w:val="000000" w:themeColor="text1"/>
        </w:rPr>
        <w:t>Our analysis show</w:t>
      </w:r>
      <w:r w:rsidR="00DD37A6">
        <w:rPr>
          <w:bCs/>
          <w:color w:val="000000" w:themeColor="text1"/>
        </w:rPr>
        <w:t>s</w:t>
      </w:r>
      <w:r w:rsidRPr="00ED3A8E">
        <w:rPr>
          <w:bCs/>
          <w:color w:val="000000" w:themeColor="text1"/>
        </w:rPr>
        <w:t xml:space="preserve"> that a</w:t>
      </w:r>
      <w:r w:rsidRPr="0044475A">
        <w:rPr>
          <w:color w:val="000000" w:themeColor="text1"/>
        </w:rPr>
        <w:t xml:space="preserve">quatic mammals demonstrate an elevated BMR </w:t>
      </w:r>
      <w:r w:rsidR="008750DE">
        <w:rPr>
          <w:color w:val="000000" w:themeColor="text1"/>
        </w:rPr>
        <w:t>in comparison to</w:t>
      </w:r>
      <w:r w:rsidRPr="0044475A">
        <w:rPr>
          <w:color w:val="000000" w:themeColor="text1"/>
        </w:rPr>
        <w:t xml:space="preserve"> terrestrial mammals.</w:t>
      </w:r>
      <w:r>
        <w:rPr>
          <w:color w:val="000000" w:themeColor="text1"/>
        </w:rPr>
        <w:t xml:space="preserve"> The elevated BMR requires increased </w:t>
      </w:r>
      <w:r w:rsidRPr="00ED3A8E">
        <w:rPr>
          <w:color w:val="000000" w:themeColor="text1"/>
        </w:rPr>
        <w:t>O</w:t>
      </w:r>
      <w:r w:rsidRPr="00ED3A8E">
        <w:rPr>
          <w:color w:val="000000" w:themeColor="text1"/>
          <w:vertAlign w:val="subscript"/>
        </w:rPr>
        <w:t>2</w:t>
      </w:r>
      <w:r>
        <w:rPr>
          <w:color w:val="000000" w:themeColor="text1"/>
        </w:rPr>
        <w:t xml:space="preserve"> delivery to the cell</w:t>
      </w:r>
      <w:r w:rsidR="00F7550E">
        <w:rPr>
          <w:color w:val="000000" w:themeColor="text1"/>
        </w:rPr>
        <w:t>s</w:t>
      </w:r>
      <w:r w:rsidR="0061370F">
        <w:rPr>
          <w:color w:val="000000" w:themeColor="text1"/>
        </w:rPr>
        <w:t>,</w:t>
      </w:r>
      <w:r>
        <w:rPr>
          <w:color w:val="000000" w:themeColor="text1"/>
        </w:rPr>
        <w:t xml:space="preserve"> </w:t>
      </w:r>
      <w:r w:rsidR="0061370F">
        <w:rPr>
          <w:color w:val="000000" w:themeColor="text1"/>
        </w:rPr>
        <w:t>which</w:t>
      </w:r>
      <w:r w:rsidR="008750DE">
        <w:rPr>
          <w:color w:val="000000" w:themeColor="text1"/>
        </w:rPr>
        <w:t xml:space="preserve"> we argue</w:t>
      </w:r>
      <w:r w:rsidR="0061370F">
        <w:rPr>
          <w:color w:val="000000" w:themeColor="text1"/>
        </w:rPr>
        <w:t xml:space="preserve"> is supported </w:t>
      </w:r>
      <w:r>
        <w:rPr>
          <w:color w:val="000000" w:themeColor="text1"/>
        </w:rPr>
        <w:t>by the aquat</w:t>
      </w:r>
      <w:r w:rsidR="0061370F">
        <w:rPr>
          <w:color w:val="000000" w:themeColor="text1"/>
        </w:rPr>
        <w:t>ic breathing strategy</w:t>
      </w:r>
      <w:r w:rsidR="00737136">
        <w:rPr>
          <w:color w:val="000000" w:themeColor="text1"/>
        </w:rPr>
        <w:t xml:space="preserve">, which elevates alveolar </w:t>
      </w:r>
      <w:r w:rsidR="000573AE">
        <w:rPr>
          <w:color w:val="000000" w:themeColor="text1"/>
        </w:rPr>
        <w:t>ventilation</w:t>
      </w:r>
      <w:r w:rsidR="00014611">
        <w:rPr>
          <w:color w:val="000000" w:themeColor="text1"/>
        </w:rPr>
        <w:t xml:space="preserve">, </w:t>
      </w:r>
      <w:r w:rsidR="0071119F">
        <w:rPr>
          <w:color w:val="000000" w:themeColor="text1"/>
        </w:rPr>
        <w:t xml:space="preserve">matching </w:t>
      </w:r>
      <w:r w:rsidR="00014611">
        <w:rPr>
          <w:color w:val="000000" w:themeColor="text1"/>
        </w:rPr>
        <w:t xml:space="preserve">with </w:t>
      </w:r>
      <w:r>
        <w:rPr>
          <w:color w:val="000000" w:themeColor="text1"/>
        </w:rPr>
        <w:t>higher blood haemoglobin concentration</w:t>
      </w:r>
      <w:r w:rsidR="0060317A" w:rsidRPr="0044475A">
        <w:rPr>
          <w:color w:val="000000" w:themeColor="text1"/>
        </w:rPr>
        <w:t>.</w:t>
      </w:r>
      <w:r w:rsidR="008378EE">
        <w:rPr>
          <w:color w:val="000000" w:themeColor="text1"/>
        </w:rPr>
        <w:t xml:space="preserve"> </w:t>
      </w:r>
      <w:r w:rsidR="004E763B">
        <w:rPr>
          <w:bCs/>
          <w:color w:val="000000" w:themeColor="text1"/>
        </w:rPr>
        <w:t>The</w:t>
      </w:r>
      <w:r w:rsidR="004C487C">
        <w:rPr>
          <w:bCs/>
          <w:color w:val="000000" w:themeColor="text1"/>
        </w:rPr>
        <w:t>se</w:t>
      </w:r>
      <w:r w:rsidR="00F02AAC">
        <w:rPr>
          <w:bCs/>
          <w:color w:val="000000" w:themeColor="text1"/>
        </w:rPr>
        <w:t xml:space="preserve"> findings</w:t>
      </w:r>
      <w:r w:rsidR="004E763B">
        <w:rPr>
          <w:bCs/>
          <w:color w:val="000000" w:themeColor="text1"/>
        </w:rPr>
        <w:t xml:space="preserve"> show how comparative physiology provides valuable </w:t>
      </w:r>
      <w:r w:rsidR="00F02AAC">
        <w:rPr>
          <w:bCs/>
          <w:color w:val="000000" w:themeColor="text1"/>
        </w:rPr>
        <w:t>insights that</w:t>
      </w:r>
      <w:r w:rsidR="004E763B">
        <w:rPr>
          <w:bCs/>
          <w:color w:val="000000" w:themeColor="text1"/>
        </w:rPr>
        <w:t xml:space="preserve"> help </w:t>
      </w:r>
      <w:r w:rsidR="00F02AAC">
        <w:rPr>
          <w:bCs/>
          <w:color w:val="000000" w:themeColor="text1"/>
        </w:rPr>
        <w:t xml:space="preserve">us </w:t>
      </w:r>
      <w:r w:rsidR="004E763B">
        <w:rPr>
          <w:bCs/>
          <w:color w:val="000000" w:themeColor="text1"/>
        </w:rPr>
        <w:t xml:space="preserve">understand how metabolic homeostasis is maintained in different environments. </w:t>
      </w:r>
    </w:p>
    <w:p w14:paraId="38699A9B" w14:textId="77777777" w:rsidR="00535434" w:rsidRPr="00917752" w:rsidRDefault="00535434" w:rsidP="00C042D3">
      <w:pPr>
        <w:rPr>
          <w:b/>
          <w:bCs/>
          <w:color w:val="000000" w:themeColor="text1"/>
        </w:rPr>
      </w:pPr>
    </w:p>
    <w:p w14:paraId="465D02DA" w14:textId="77777777" w:rsidR="000E456F" w:rsidRDefault="000E456F" w:rsidP="00457850">
      <w:pPr>
        <w:rPr>
          <w:b/>
          <w:bCs/>
          <w:color w:val="000000" w:themeColor="text1"/>
        </w:rPr>
      </w:pPr>
      <w:r>
        <w:rPr>
          <w:b/>
          <w:bCs/>
          <w:color w:val="000000" w:themeColor="text1"/>
        </w:rPr>
        <w:t>Acknowledgements</w:t>
      </w:r>
    </w:p>
    <w:p w14:paraId="7943372A" w14:textId="28E78194" w:rsidR="00475647" w:rsidRDefault="000E456F" w:rsidP="00475647">
      <w:pPr>
        <w:rPr>
          <w:color w:val="000000" w:themeColor="text1"/>
        </w:rPr>
      </w:pPr>
      <w:r w:rsidRPr="000E456F">
        <w:rPr>
          <w:color w:val="000000" w:themeColor="text1"/>
        </w:rPr>
        <w:tab/>
      </w:r>
      <w:r w:rsidR="00B37ED8">
        <w:rPr>
          <w:color w:val="000000" w:themeColor="text1"/>
        </w:rPr>
        <w:t>We</w:t>
      </w:r>
      <w:r w:rsidR="00475647">
        <w:rPr>
          <w:color w:val="000000" w:themeColor="text1"/>
        </w:rPr>
        <w:t xml:space="preserve"> would like to dedicate this </w:t>
      </w:r>
      <w:r w:rsidR="00B37ED8">
        <w:rPr>
          <w:color w:val="000000" w:themeColor="text1"/>
        </w:rPr>
        <w:t xml:space="preserve">manuscript </w:t>
      </w:r>
      <w:r w:rsidR="00475647">
        <w:rPr>
          <w:color w:val="000000" w:themeColor="text1"/>
        </w:rPr>
        <w:t xml:space="preserve">to all the </w:t>
      </w:r>
      <w:r w:rsidR="00475647" w:rsidRPr="000E456F">
        <w:rPr>
          <w:color w:val="000000" w:themeColor="text1"/>
        </w:rPr>
        <w:t xml:space="preserve">researchers </w:t>
      </w:r>
      <w:r w:rsidR="00475647">
        <w:rPr>
          <w:color w:val="000000" w:themeColor="text1"/>
        </w:rPr>
        <w:t>that have collected the data used in the current study and to those who, without hesitation, provided us with guidance or sent us the raw data in studies where only averages were reported. In particular, a great thank you to Craig White for providing data and the initial PGLS model code. We also thank Brian McNab for providing data. We thank Ryan Petersen for contributions to model development.</w:t>
      </w:r>
    </w:p>
    <w:p w14:paraId="22A83B86" w14:textId="77777777" w:rsidR="000E456F" w:rsidRPr="000E456F" w:rsidRDefault="000E456F" w:rsidP="00457850">
      <w:pPr>
        <w:rPr>
          <w:color w:val="000000" w:themeColor="text1"/>
        </w:rPr>
      </w:pPr>
    </w:p>
    <w:p w14:paraId="422DD9D3" w14:textId="77777777" w:rsidR="00AB0ADF" w:rsidRPr="007D2349" w:rsidRDefault="00AB0ADF" w:rsidP="00AB0ADF">
      <w:pPr>
        <w:rPr>
          <w:b/>
          <w:bCs/>
          <w:color w:val="000000" w:themeColor="text1"/>
        </w:rPr>
      </w:pPr>
      <w:r w:rsidRPr="007D2349">
        <w:rPr>
          <w:b/>
          <w:bCs/>
          <w:color w:val="000000" w:themeColor="text1"/>
        </w:rPr>
        <w:t xml:space="preserve">Table 1. </w:t>
      </w:r>
      <w:r w:rsidRPr="007D2349">
        <w:rPr>
          <w:color w:val="000000" w:themeColor="text1"/>
        </w:rPr>
        <w:t>The total (terrestrial + aquatic) number of orders, genera, and species represented in terms of basal metabolic rate (RMR), breathing frequency (</w:t>
      </w:r>
      <w:r w:rsidRPr="007D2349">
        <w:rPr>
          <w:rFonts w:eastAsiaTheme="minorEastAsia"/>
          <w:i/>
          <w:iCs/>
          <w:noProof/>
          <w:color w:val="000000" w:themeColor="text1"/>
          <w:lang w:val="en-US"/>
        </w:rPr>
        <w:t>f</w:t>
      </w:r>
      <w:r w:rsidRPr="007D2349">
        <w:rPr>
          <w:rFonts w:eastAsiaTheme="minorEastAsia"/>
          <w:noProof/>
          <w:color w:val="000000" w:themeColor="text1"/>
          <w:vertAlign w:val="subscript"/>
        </w:rPr>
        <w:t>R</w:t>
      </w:r>
      <w:r w:rsidRPr="007D2349">
        <w:rPr>
          <w:color w:val="000000" w:themeColor="text1"/>
        </w:rPr>
        <w:t>), tidal volume (</w:t>
      </w:r>
      <w:r w:rsidRPr="007D2349">
        <w:rPr>
          <w:i/>
          <w:iCs/>
          <w:color w:val="000000" w:themeColor="text1"/>
        </w:rPr>
        <w:t>V</w:t>
      </w:r>
      <w:r w:rsidRPr="007D2349">
        <w:rPr>
          <w:color w:val="000000" w:themeColor="text1"/>
          <w:vertAlign w:val="subscript"/>
        </w:rPr>
        <w:t>T</w:t>
      </w:r>
      <w:r w:rsidRPr="007D2349">
        <w:rPr>
          <w:color w:val="000000" w:themeColor="text1"/>
        </w:rPr>
        <w:t>), heart rate (</w:t>
      </w:r>
      <w:r w:rsidRPr="007D2349">
        <w:rPr>
          <w:rFonts w:eastAsiaTheme="minorEastAsia"/>
          <w:i/>
          <w:iCs/>
          <w:color w:val="000000" w:themeColor="text1"/>
          <w:lang w:val="en-US"/>
        </w:rPr>
        <w:t>f</w:t>
      </w:r>
      <w:r w:rsidRPr="007D2349">
        <w:rPr>
          <w:rFonts w:eastAsiaTheme="minorEastAsia"/>
          <w:color w:val="000000" w:themeColor="text1"/>
          <w:vertAlign w:val="subscript"/>
          <w:lang w:val="en-US"/>
        </w:rPr>
        <w:t>H</w:t>
      </w:r>
      <w:r w:rsidRPr="007D2349">
        <w:rPr>
          <w:color w:val="000000" w:themeColor="text1"/>
        </w:rPr>
        <w:t>), and stroke volume (SV). Number in parenthesis is the number for aquatic mammals. Average body mass (</w:t>
      </w:r>
      <w:r w:rsidRPr="007D2349">
        <w:rPr>
          <w:i/>
          <w:iCs/>
          <w:color w:val="000000" w:themeColor="text1"/>
        </w:rPr>
        <w:t>M</w:t>
      </w:r>
      <w:r w:rsidRPr="007D2349">
        <w:rPr>
          <w:color w:val="000000" w:themeColor="text1"/>
          <w:vertAlign w:val="subscript"/>
        </w:rPr>
        <w:t>b</w:t>
      </w:r>
      <w:r w:rsidRPr="007D2349">
        <w:rPr>
          <w:color w:val="000000" w:themeColor="text1"/>
        </w:rPr>
        <w:t xml:space="preserve">, kg) is stated, with the range in parentheses. </w:t>
      </w:r>
    </w:p>
    <w:p w14:paraId="740A5A27" w14:textId="77777777" w:rsidR="00AB0ADF" w:rsidRPr="007D2349" w:rsidRDefault="00AB0ADF" w:rsidP="00AB0ADF">
      <w:pPr>
        <w:rPr>
          <w:b/>
          <w:bCs/>
          <w:color w:val="000000" w:themeColor="text1"/>
        </w:rPr>
      </w:pPr>
    </w:p>
    <w:tbl>
      <w:tblPr>
        <w:tblStyle w:val="TableGrid"/>
        <w:tblW w:w="0" w:type="auto"/>
        <w:tblLook w:val="04A0" w:firstRow="1" w:lastRow="0" w:firstColumn="1" w:lastColumn="0" w:noHBand="0" w:noVBand="1"/>
      </w:tblPr>
      <w:tblGrid>
        <w:gridCol w:w="1555"/>
        <w:gridCol w:w="1134"/>
        <w:gridCol w:w="992"/>
        <w:gridCol w:w="1187"/>
        <w:gridCol w:w="1179"/>
        <w:gridCol w:w="1637"/>
        <w:gridCol w:w="1666"/>
      </w:tblGrid>
      <w:tr w:rsidR="00AB0ADF" w:rsidRPr="007D2349" w14:paraId="4F71D5A7" w14:textId="77777777" w:rsidTr="003434B9">
        <w:tc>
          <w:tcPr>
            <w:tcW w:w="1555" w:type="dxa"/>
            <w:tcBorders>
              <w:bottom w:val="double" w:sz="4" w:space="0" w:color="auto"/>
            </w:tcBorders>
          </w:tcPr>
          <w:p w14:paraId="4C317697" w14:textId="77777777" w:rsidR="00AB0ADF" w:rsidRPr="007D2349" w:rsidRDefault="00AB0ADF" w:rsidP="003434B9">
            <w:pPr>
              <w:jc w:val="center"/>
              <w:rPr>
                <w:b/>
                <w:bCs/>
                <w:color w:val="000000" w:themeColor="text1"/>
              </w:rPr>
            </w:pPr>
          </w:p>
        </w:tc>
        <w:tc>
          <w:tcPr>
            <w:tcW w:w="1134" w:type="dxa"/>
            <w:tcBorders>
              <w:bottom w:val="double" w:sz="4" w:space="0" w:color="auto"/>
            </w:tcBorders>
          </w:tcPr>
          <w:p w14:paraId="209F5267" w14:textId="77777777" w:rsidR="00AB0ADF" w:rsidRPr="007D2349" w:rsidRDefault="00AB0ADF" w:rsidP="003434B9">
            <w:pPr>
              <w:jc w:val="center"/>
              <w:rPr>
                <w:b/>
                <w:bCs/>
                <w:color w:val="000000" w:themeColor="text1"/>
              </w:rPr>
            </w:pPr>
          </w:p>
        </w:tc>
        <w:tc>
          <w:tcPr>
            <w:tcW w:w="992" w:type="dxa"/>
            <w:tcBorders>
              <w:bottom w:val="double" w:sz="4" w:space="0" w:color="auto"/>
            </w:tcBorders>
          </w:tcPr>
          <w:p w14:paraId="1B290134" w14:textId="77777777" w:rsidR="00AB0ADF" w:rsidRPr="007D2349" w:rsidRDefault="00AB0ADF" w:rsidP="003434B9">
            <w:pPr>
              <w:jc w:val="center"/>
              <w:rPr>
                <w:b/>
                <w:bCs/>
                <w:color w:val="000000" w:themeColor="text1"/>
              </w:rPr>
            </w:pPr>
          </w:p>
        </w:tc>
        <w:tc>
          <w:tcPr>
            <w:tcW w:w="1187" w:type="dxa"/>
            <w:tcBorders>
              <w:bottom w:val="double" w:sz="4" w:space="0" w:color="auto"/>
            </w:tcBorders>
          </w:tcPr>
          <w:p w14:paraId="0F1FDBD2" w14:textId="77777777" w:rsidR="00AB0ADF" w:rsidRPr="007D2349" w:rsidRDefault="00AB0ADF" w:rsidP="003434B9">
            <w:pPr>
              <w:jc w:val="center"/>
              <w:rPr>
                <w:b/>
                <w:bCs/>
                <w:color w:val="000000" w:themeColor="text1"/>
              </w:rPr>
            </w:pPr>
          </w:p>
        </w:tc>
        <w:tc>
          <w:tcPr>
            <w:tcW w:w="1179" w:type="dxa"/>
            <w:tcBorders>
              <w:bottom w:val="double" w:sz="4" w:space="0" w:color="auto"/>
            </w:tcBorders>
          </w:tcPr>
          <w:p w14:paraId="5440B60B" w14:textId="77777777" w:rsidR="00AB0ADF" w:rsidRPr="007D2349" w:rsidRDefault="00AB0ADF" w:rsidP="003434B9">
            <w:pPr>
              <w:jc w:val="center"/>
              <w:rPr>
                <w:b/>
                <w:bCs/>
                <w:color w:val="000000" w:themeColor="text1"/>
              </w:rPr>
            </w:pPr>
          </w:p>
        </w:tc>
        <w:tc>
          <w:tcPr>
            <w:tcW w:w="3303" w:type="dxa"/>
            <w:gridSpan w:val="2"/>
            <w:tcBorders>
              <w:bottom w:val="double" w:sz="4" w:space="0" w:color="auto"/>
            </w:tcBorders>
          </w:tcPr>
          <w:p w14:paraId="5194AB06" w14:textId="77777777" w:rsidR="00AB0ADF" w:rsidRPr="007D2349" w:rsidRDefault="00AB0ADF" w:rsidP="003434B9">
            <w:pPr>
              <w:jc w:val="center"/>
              <w:rPr>
                <w:b/>
                <w:bCs/>
                <w:color w:val="000000" w:themeColor="text1"/>
              </w:rPr>
            </w:pPr>
            <w:r w:rsidRPr="007D2349">
              <w:rPr>
                <w:b/>
                <w:bCs/>
                <w:color w:val="000000" w:themeColor="text1"/>
              </w:rPr>
              <w:t xml:space="preserve">Mean </w:t>
            </w:r>
            <w:r w:rsidRPr="007D2349">
              <w:rPr>
                <w:b/>
                <w:bCs/>
                <w:i/>
                <w:iCs/>
                <w:color w:val="000000" w:themeColor="text1"/>
              </w:rPr>
              <w:t>M</w:t>
            </w:r>
            <w:r w:rsidRPr="007D2349">
              <w:rPr>
                <w:b/>
                <w:bCs/>
                <w:color w:val="000000" w:themeColor="text1"/>
                <w:vertAlign w:val="subscript"/>
              </w:rPr>
              <w:t>b</w:t>
            </w:r>
            <w:r w:rsidRPr="007D2349">
              <w:rPr>
                <w:b/>
                <w:bCs/>
                <w:color w:val="000000" w:themeColor="text1"/>
              </w:rPr>
              <w:t xml:space="preserve"> (range)</w:t>
            </w:r>
          </w:p>
        </w:tc>
      </w:tr>
      <w:tr w:rsidR="00AB0ADF" w:rsidRPr="00C035EB" w14:paraId="1A62B4FE" w14:textId="77777777" w:rsidTr="003434B9">
        <w:tc>
          <w:tcPr>
            <w:tcW w:w="1555" w:type="dxa"/>
            <w:tcBorders>
              <w:bottom w:val="double" w:sz="4" w:space="0" w:color="auto"/>
            </w:tcBorders>
          </w:tcPr>
          <w:p w14:paraId="5D1E44A7" w14:textId="77777777" w:rsidR="00AB0ADF" w:rsidRPr="007D2349" w:rsidRDefault="00AB0ADF" w:rsidP="003434B9">
            <w:pPr>
              <w:jc w:val="center"/>
              <w:rPr>
                <w:b/>
                <w:bCs/>
                <w:color w:val="000000" w:themeColor="text1"/>
              </w:rPr>
            </w:pPr>
            <w:r w:rsidRPr="007D2349">
              <w:rPr>
                <w:b/>
                <w:bCs/>
                <w:color w:val="000000" w:themeColor="text1"/>
              </w:rPr>
              <w:t>Full data set</w:t>
            </w:r>
          </w:p>
        </w:tc>
        <w:tc>
          <w:tcPr>
            <w:tcW w:w="1134" w:type="dxa"/>
            <w:tcBorders>
              <w:bottom w:val="double" w:sz="4" w:space="0" w:color="auto"/>
            </w:tcBorders>
          </w:tcPr>
          <w:p w14:paraId="6D3CA477" w14:textId="77777777" w:rsidR="00AB0ADF" w:rsidRPr="007D2349" w:rsidRDefault="00AB0ADF" w:rsidP="003434B9">
            <w:pPr>
              <w:jc w:val="center"/>
              <w:rPr>
                <w:b/>
                <w:bCs/>
                <w:color w:val="000000" w:themeColor="text1"/>
              </w:rPr>
            </w:pPr>
            <w:r w:rsidRPr="007D2349">
              <w:rPr>
                <w:b/>
                <w:bCs/>
                <w:color w:val="000000" w:themeColor="text1"/>
              </w:rPr>
              <w:t>Orders</w:t>
            </w:r>
          </w:p>
        </w:tc>
        <w:tc>
          <w:tcPr>
            <w:tcW w:w="992" w:type="dxa"/>
            <w:tcBorders>
              <w:bottom w:val="double" w:sz="4" w:space="0" w:color="auto"/>
            </w:tcBorders>
          </w:tcPr>
          <w:p w14:paraId="4A7E555A" w14:textId="77777777" w:rsidR="00AB0ADF" w:rsidRPr="007D2349" w:rsidRDefault="00AB0ADF" w:rsidP="003434B9">
            <w:pPr>
              <w:jc w:val="center"/>
              <w:rPr>
                <w:b/>
                <w:bCs/>
                <w:color w:val="000000" w:themeColor="text1"/>
              </w:rPr>
            </w:pPr>
            <w:r w:rsidRPr="007D2349">
              <w:rPr>
                <w:b/>
                <w:bCs/>
                <w:color w:val="000000" w:themeColor="text1"/>
              </w:rPr>
              <w:t>Family</w:t>
            </w:r>
          </w:p>
        </w:tc>
        <w:tc>
          <w:tcPr>
            <w:tcW w:w="1187" w:type="dxa"/>
            <w:tcBorders>
              <w:bottom w:val="double" w:sz="4" w:space="0" w:color="auto"/>
            </w:tcBorders>
          </w:tcPr>
          <w:p w14:paraId="6B9D3BBA" w14:textId="77777777" w:rsidR="00AB0ADF" w:rsidRPr="007D2349" w:rsidRDefault="00AB0ADF" w:rsidP="003434B9">
            <w:pPr>
              <w:jc w:val="center"/>
              <w:rPr>
                <w:b/>
                <w:bCs/>
                <w:color w:val="000000" w:themeColor="text1"/>
              </w:rPr>
            </w:pPr>
            <w:r w:rsidRPr="007D2349">
              <w:rPr>
                <w:b/>
                <w:bCs/>
                <w:color w:val="000000" w:themeColor="text1"/>
              </w:rPr>
              <w:t>Genus</w:t>
            </w:r>
          </w:p>
        </w:tc>
        <w:tc>
          <w:tcPr>
            <w:tcW w:w="1179" w:type="dxa"/>
            <w:tcBorders>
              <w:bottom w:val="double" w:sz="4" w:space="0" w:color="auto"/>
            </w:tcBorders>
          </w:tcPr>
          <w:p w14:paraId="0A094D34" w14:textId="77777777" w:rsidR="00AB0ADF" w:rsidRPr="007D2349" w:rsidRDefault="00AB0ADF" w:rsidP="003434B9">
            <w:pPr>
              <w:jc w:val="center"/>
              <w:rPr>
                <w:b/>
                <w:bCs/>
                <w:color w:val="000000" w:themeColor="text1"/>
              </w:rPr>
            </w:pPr>
            <w:r w:rsidRPr="007D2349">
              <w:rPr>
                <w:b/>
                <w:bCs/>
                <w:color w:val="000000" w:themeColor="text1"/>
              </w:rPr>
              <w:t>Species</w:t>
            </w:r>
          </w:p>
        </w:tc>
        <w:tc>
          <w:tcPr>
            <w:tcW w:w="1637" w:type="dxa"/>
            <w:tcBorders>
              <w:bottom w:val="double" w:sz="4" w:space="0" w:color="auto"/>
            </w:tcBorders>
          </w:tcPr>
          <w:p w14:paraId="21E37678" w14:textId="77777777" w:rsidR="00AB0ADF" w:rsidRPr="007D2349" w:rsidRDefault="00AB0ADF" w:rsidP="003434B9">
            <w:pPr>
              <w:jc w:val="center"/>
              <w:rPr>
                <w:b/>
                <w:bCs/>
                <w:color w:val="000000" w:themeColor="text1"/>
              </w:rPr>
            </w:pPr>
            <w:r w:rsidRPr="007D2349">
              <w:rPr>
                <w:b/>
                <w:bCs/>
                <w:color w:val="000000" w:themeColor="text1"/>
              </w:rPr>
              <w:t>Terrestrial</w:t>
            </w:r>
          </w:p>
        </w:tc>
        <w:tc>
          <w:tcPr>
            <w:tcW w:w="1666" w:type="dxa"/>
            <w:tcBorders>
              <w:bottom w:val="double" w:sz="4" w:space="0" w:color="auto"/>
            </w:tcBorders>
          </w:tcPr>
          <w:p w14:paraId="2E44A460" w14:textId="77777777" w:rsidR="00AB0ADF" w:rsidRPr="007D2349" w:rsidRDefault="00AB0ADF" w:rsidP="003434B9">
            <w:pPr>
              <w:jc w:val="center"/>
              <w:rPr>
                <w:b/>
                <w:bCs/>
                <w:color w:val="000000" w:themeColor="text1"/>
              </w:rPr>
            </w:pPr>
            <w:r w:rsidRPr="007D2349">
              <w:rPr>
                <w:b/>
                <w:bCs/>
                <w:color w:val="000000" w:themeColor="text1"/>
              </w:rPr>
              <w:t>Aquatic</w:t>
            </w:r>
          </w:p>
        </w:tc>
      </w:tr>
      <w:tr w:rsidR="00AB0ADF" w:rsidRPr="00C035EB" w14:paraId="5273D0D6" w14:textId="77777777" w:rsidTr="003434B9">
        <w:tc>
          <w:tcPr>
            <w:tcW w:w="1555" w:type="dxa"/>
            <w:tcBorders>
              <w:top w:val="double" w:sz="4" w:space="0" w:color="auto"/>
            </w:tcBorders>
          </w:tcPr>
          <w:p w14:paraId="57C63E00" w14:textId="77777777" w:rsidR="00AB0ADF" w:rsidRPr="00C035EB" w:rsidRDefault="00AB0ADF" w:rsidP="003434B9">
            <w:pPr>
              <w:jc w:val="center"/>
              <w:rPr>
                <w:b/>
                <w:bCs/>
                <w:color w:val="000000" w:themeColor="text1"/>
                <w:highlight w:val="yellow"/>
              </w:rPr>
            </w:pPr>
            <w:r w:rsidRPr="00A71D05">
              <w:rPr>
                <w:b/>
                <w:bCs/>
                <w:color w:val="000000" w:themeColor="text1"/>
              </w:rPr>
              <w:t>BMR</w:t>
            </w:r>
          </w:p>
        </w:tc>
        <w:tc>
          <w:tcPr>
            <w:tcW w:w="1134" w:type="dxa"/>
            <w:tcBorders>
              <w:top w:val="double" w:sz="4" w:space="0" w:color="auto"/>
            </w:tcBorders>
          </w:tcPr>
          <w:p w14:paraId="6B457C02" w14:textId="77777777" w:rsidR="00AB0ADF" w:rsidRPr="00C035EB" w:rsidRDefault="00AB0ADF" w:rsidP="003434B9">
            <w:pPr>
              <w:jc w:val="center"/>
              <w:rPr>
                <w:color w:val="000000" w:themeColor="text1"/>
                <w:highlight w:val="yellow"/>
              </w:rPr>
            </w:pPr>
            <w:r w:rsidRPr="002E0E91">
              <w:rPr>
                <w:color w:val="000000" w:themeColor="text1"/>
              </w:rPr>
              <w:t>13 (4)</w:t>
            </w:r>
          </w:p>
        </w:tc>
        <w:tc>
          <w:tcPr>
            <w:tcW w:w="992" w:type="dxa"/>
            <w:tcBorders>
              <w:top w:val="double" w:sz="4" w:space="0" w:color="auto"/>
            </w:tcBorders>
          </w:tcPr>
          <w:p w14:paraId="63B35C26" w14:textId="77777777" w:rsidR="00AB0ADF" w:rsidRPr="00C035EB" w:rsidRDefault="00AB0ADF" w:rsidP="003434B9">
            <w:pPr>
              <w:jc w:val="center"/>
              <w:rPr>
                <w:color w:val="000000" w:themeColor="text1"/>
                <w:highlight w:val="yellow"/>
              </w:rPr>
            </w:pPr>
            <w:r w:rsidRPr="00E85319">
              <w:rPr>
                <w:color w:val="000000" w:themeColor="text1"/>
              </w:rPr>
              <w:t>3</w:t>
            </w:r>
            <w:r>
              <w:rPr>
                <w:color w:val="000000" w:themeColor="text1"/>
              </w:rPr>
              <w:t>2</w:t>
            </w:r>
            <w:r w:rsidRPr="00E85319">
              <w:rPr>
                <w:color w:val="000000" w:themeColor="text1"/>
              </w:rPr>
              <w:t xml:space="preserve"> (</w:t>
            </w:r>
            <w:r>
              <w:rPr>
                <w:color w:val="000000" w:themeColor="text1"/>
              </w:rPr>
              <w:t>10</w:t>
            </w:r>
            <w:r w:rsidRPr="00E85319">
              <w:rPr>
                <w:color w:val="000000" w:themeColor="text1"/>
              </w:rPr>
              <w:t>)</w:t>
            </w:r>
          </w:p>
        </w:tc>
        <w:tc>
          <w:tcPr>
            <w:tcW w:w="1187" w:type="dxa"/>
            <w:tcBorders>
              <w:top w:val="double" w:sz="4" w:space="0" w:color="auto"/>
            </w:tcBorders>
          </w:tcPr>
          <w:p w14:paraId="72E30EB8" w14:textId="77777777" w:rsidR="00AB0ADF" w:rsidRPr="00C035EB" w:rsidRDefault="00AB0ADF" w:rsidP="003434B9">
            <w:pPr>
              <w:jc w:val="center"/>
              <w:rPr>
                <w:color w:val="000000" w:themeColor="text1"/>
                <w:highlight w:val="yellow"/>
              </w:rPr>
            </w:pPr>
            <w:r>
              <w:rPr>
                <w:color w:val="000000" w:themeColor="text1"/>
              </w:rPr>
              <w:t>55</w:t>
            </w:r>
            <w:r w:rsidRPr="00F47AC9">
              <w:rPr>
                <w:color w:val="000000" w:themeColor="text1"/>
              </w:rPr>
              <w:t xml:space="preserve"> (18)</w:t>
            </w:r>
          </w:p>
        </w:tc>
        <w:tc>
          <w:tcPr>
            <w:tcW w:w="1179" w:type="dxa"/>
            <w:tcBorders>
              <w:top w:val="double" w:sz="4" w:space="0" w:color="auto"/>
            </w:tcBorders>
          </w:tcPr>
          <w:p w14:paraId="0BB89EC9" w14:textId="77777777" w:rsidR="00AB0ADF" w:rsidRPr="00C035EB" w:rsidRDefault="00AB0ADF" w:rsidP="003434B9">
            <w:pPr>
              <w:jc w:val="center"/>
              <w:rPr>
                <w:color w:val="000000" w:themeColor="text1"/>
                <w:highlight w:val="yellow"/>
              </w:rPr>
            </w:pPr>
            <w:r>
              <w:rPr>
                <w:color w:val="000000" w:themeColor="text1"/>
              </w:rPr>
              <w:t>63</w:t>
            </w:r>
            <w:r w:rsidRPr="00F47AC9">
              <w:rPr>
                <w:color w:val="000000" w:themeColor="text1"/>
              </w:rPr>
              <w:t xml:space="preserve"> (</w:t>
            </w:r>
            <w:r>
              <w:rPr>
                <w:color w:val="000000" w:themeColor="text1"/>
              </w:rPr>
              <w:t>20</w:t>
            </w:r>
            <w:r w:rsidRPr="00F47AC9">
              <w:rPr>
                <w:color w:val="000000" w:themeColor="text1"/>
              </w:rPr>
              <w:t>)</w:t>
            </w:r>
          </w:p>
        </w:tc>
        <w:tc>
          <w:tcPr>
            <w:tcW w:w="1637" w:type="dxa"/>
            <w:tcBorders>
              <w:top w:val="double" w:sz="4" w:space="0" w:color="auto"/>
            </w:tcBorders>
          </w:tcPr>
          <w:p w14:paraId="44B034E6" w14:textId="77777777" w:rsidR="00AB0ADF" w:rsidRPr="00C035EB" w:rsidRDefault="00AB0ADF" w:rsidP="003434B9">
            <w:pPr>
              <w:jc w:val="center"/>
              <w:rPr>
                <w:color w:val="000000" w:themeColor="text1"/>
                <w:highlight w:val="yellow"/>
              </w:rPr>
            </w:pPr>
            <w:r w:rsidRPr="00C8386D">
              <w:rPr>
                <w:color w:val="000000" w:themeColor="text1"/>
              </w:rPr>
              <w:t>154</w:t>
            </w:r>
            <w:r w:rsidRPr="00C8386D">
              <w:sym w:font="Symbol" w:char="F0B1"/>
            </w:r>
            <w:r w:rsidRPr="00C8386D">
              <w:t>585</w:t>
            </w:r>
            <w:r w:rsidRPr="00C8386D">
              <w:rPr>
                <w:color w:val="000000" w:themeColor="text1"/>
              </w:rPr>
              <w:t xml:space="preserve"> (10-3833)</w:t>
            </w:r>
          </w:p>
        </w:tc>
        <w:tc>
          <w:tcPr>
            <w:tcW w:w="1666" w:type="dxa"/>
            <w:tcBorders>
              <w:top w:val="double" w:sz="4" w:space="0" w:color="auto"/>
            </w:tcBorders>
          </w:tcPr>
          <w:p w14:paraId="36EA3804" w14:textId="77777777" w:rsidR="00AB0ADF" w:rsidRPr="00C035EB" w:rsidRDefault="00AB0ADF" w:rsidP="003434B9">
            <w:pPr>
              <w:jc w:val="center"/>
              <w:rPr>
                <w:color w:val="000000" w:themeColor="text1"/>
                <w:highlight w:val="yellow"/>
              </w:rPr>
            </w:pPr>
            <w:r w:rsidRPr="00A53340">
              <w:t>483</w:t>
            </w:r>
            <w:r w:rsidRPr="00A53340">
              <w:sym w:font="Symbol" w:char="F0B1"/>
            </w:r>
            <w:r w:rsidRPr="00A53340">
              <w:t>1187 (10-5318)</w:t>
            </w:r>
          </w:p>
        </w:tc>
      </w:tr>
      <w:tr w:rsidR="00AB0ADF" w:rsidRPr="00C035EB" w14:paraId="4C9EA3D5" w14:textId="77777777" w:rsidTr="003434B9">
        <w:tc>
          <w:tcPr>
            <w:tcW w:w="1555" w:type="dxa"/>
          </w:tcPr>
          <w:p w14:paraId="401F8459" w14:textId="77777777" w:rsidR="00AB0ADF" w:rsidRPr="00C035EB" w:rsidRDefault="00AB0ADF" w:rsidP="003434B9">
            <w:pPr>
              <w:jc w:val="center"/>
              <w:rPr>
                <w:b/>
                <w:bCs/>
                <w:color w:val="000000" w:themeColor="text1"/>
                <w:highlight w:val="yellow"/>
              </w:rPr>
            </w:pPr>
            <w:r w:rsidRPr="0076345C">
              <w:rPr>
                <w:rFonts w:eastAsiaTheme="minorEastAsia"/>
                <w:b/>
                <w:bCs/>
                <w:i/>
                <w:iCs/>
                <w:noProof/>
                <w:color w:val="000000" w:themeColor="text1"/>
              </w:rPr>
              <w:t>f</w:t>
            </w:r>
            <w:r>
              <w:rPr>
                <w:rFonts w:eastAsiaTheme="minorEastAsia"/>
                <w:b/>
                <w:bCs/>
                <w:noProof/>
                <w:color w:val="000000" w:themeColor="text1"/>
                <w:vertAlign w:val="subscript"/>
              </w:rPr>
              <w:t>R</w:t>
            </w:r>
            <w:r w:rsidRPr="0076345C">
              <w:rPr>
                <w:b/>
                <w:bCs/>
                <w:color w:val="000000" w:themeColor="text1"/>
              </w:rPr>
              <w:t xml:space="preserve"> </w:t>
            </w:r>
          </w:p>
        </w:tc>
        <w:tc>
          <w:tcPr>
            <w:tcW w:w="1134" w:type="dxa"/>
          </w:tcPr>
          <w:p w14:paraId="142525AC" w14:textId="77777777" w:rsidR="00AB0ADF" w:rsidRPr="00C035EB" w:rsidRDefault="00AB0ADF" w:rsidP="003434B9">
            <w:pPr>
              <w:jc w:val="center"/>
              <w:rPr>
                <w:color w:val="000000" w:themeColor="text1"/>
                <w:highlight w:val="yellow"/>
              </w:rPr>
            </w:pPr>
            <w:r w:rsidRPr="00A71D05">
              <w:rPr>
                <w:color w:val="000000" w:themeColor="text1"/>
              </w:rPr>
              <w:t>7 (4)</w:t>
            </w:r>
          </w:p>
        </w:tc>
        <w:tc>
          <w:tcPr>
            <w:tcW w:w="992" w:type="dxa"/>
          </w:tcPr>
          <w:p w14:paraId="7022FB11" w14:textId="77777777" w:rsidR="00AB0ADF" w:rsidRPr="00C035EB" w:rsidRDefault="00AB0ADF" w:rsidP="003434B9">
            <w:pPr>
              <w:jc w:val="center"/>
              <w:rPr>
                <w:color w:val="000000" w:themeColor="text1"/>
                <w:highlight w:val="yellow"/>
              </w:rPr>
            </w:pPr>
            <w:r>
              <w:rPr>
                <w:color w:val="000000" w:themeColor="text1"/>
              </w:rPr>
              <w:t xml:space="preserve">27 </w:t>
            </w:r>
            <w:r w:rsidRPr="00A71D05">
              <w:rPr>
                <w:color w:val="000000" w:themeColor="text1"/>
              </w:rPr>
              <w:t>(13)</w:t>
            </w:r>
          </w:p>
        </w:tc>
        <w:tc>
          <w:tcPr>
            <w:tcW w:w="1187" w:type="dxa"/>
          </w:tcPr>
          <w:p w14:paraId="0906B53D" w14:textId="77777777" w:rsidR="00AB0ADF" w:rsidRPr="00C035EB" w:rsidRDefault="00AB0ADF" w:rsidP="003434B9">
            <w:pPr>
              <w:jc w:val="center"/>
              <w:rPr>
                <w:color w:val="000000" w:themeColor="text1"/>
                <w:highlight w:val="yellow"/>
              </w:rPr>
            </w:pPr>
            <w:r>
              <w:rPr>
                <w:color w:val="000000" w:themeColor="text1"/>
              </w:rPr>
              <w:t>65</w:t>
            </w:r>
            <w:r w:rsidRPr="0058535C">
              <w:rPr>
                <w:color w:val="000000" w:themeColor="text1"/>
              </w:rPr>
              <w:t xml:space="preserve"> (</w:t>
            </w:r>
            <w:r>
              <w:rPr>
                <w:color w:val="000000" w:themeColor="text1"/>
              </w:rPr>
              <w:t>27</w:t>
            </w:r>
            <w:r w:rsidRPr="0058535C">
              <w:rPr>
                <w:color w:val="000000" w:themeColor="text1"/>
              </w:rPr>
              <w:t>)</w:t>
            </w:r>
          </w:p>
        </w:tc>
        <w:tc>
          <w:tcPr>
            <w:tcW w:w="1179" w:type="dxa"/>
          </w:tcPr>
          <w:p w14:paraId="61639497" w14:textId="77777777" w:rsidR="00AB0ADF" w:rsidRPr="00C035EB" w:rsidRDefault="00AB0ADF" w:rsidP="003434B9">
            <w:pPr>
              <w:jc w:val="center"/>
              <w:rPr>
                <w:color w:val="000000" w:themeColor="text1"/>
                <w:highlight w:val="yellow"/>
              </w:rPr>
            </w:pPr>
            <w:r>
              <w:rPr>
                <w:color w:val="000000" w:themeColor="text1"/>
              </w:rPr>
              <w:t>81</w:t>
            </w:r>
            <w:r w:rsidRPr="0076345C">
              <w:rPr>
                <w:color w:val="000000" w:themeColor="text1"/>
              </w:rPr>
              <w:t xml:space="preserve"> (3</w:t>
            </w:r>
            <w:r>
              <w:rPr>
                <w:color w:val="000000" w:themeColor="text1"/>
              </w:rPr>
              <w:t>0</w:t>
            </w:r>
            <w:r w:rsidRPr="0076345C">
              <w:rPr>
                <w:color w:val="000000" w:themeColor="text1"/>
              </w:rPr>
              <w:t>)</w:t>
            </w:r>
          </w:p>
        </w:tc>
        <w:tc>
          <w:tcPr>
            <w:tcW w:w="1637" w:type="dxa"/>
          </w:tcPr>
          <w:p w14:paraId="44483DDF" w14:textId="77777777" w:rsidR="00AB0ADF" w:rsidRPr="00C035EB" w:rsidRDefault="00AB0ADF" w:rsidP="003434B9">
            <w:pPr>
              <w:jc w:val="center"/>
              <w:rPr>
                <w:color w:val="000000" w:themeColor="text1"/>
                <w:highlight w:val="yellow"/>
              </w:rPr>
            </w:pPr>
            <w:r>
              <w:t>455</w:t>
            </w:r>
            <w:r w:rsidRPr="000A5288">
              <w:sym w:font="Symbol" w:char="F0B1"/>
            </w:r>
            <w:r>
              <w:t>869</w:t>
            </w:r>
            <w:r w:rsidRPr="000A5288">
              <w:t xml:space="preserve"> (1</w:t>
            </w:r>
            <w:r>
              <w:t>1</w:t>
            </w:r>
            <w:r w:rsidRPr="000A5288">
              <w:t>-</w:t>
            </w:r>
            <w:r>
              <w:t>4550</w:t>
            </w:r>
            <w:r w:rsidRPr="000A5288">
              <w:t>)</w:t>
            </w:r>
          </w:p>
        </w:tc>
        <w:tc>
          <w:tcPr>
            <w:tcW w:w="1666" w:type="dxa"/>
          </w:tcPr>
          <w:p w14:paraId="227A65C3" w14:textId="77777777" w:rsidR="00AB0ADF" w:rsidRPr="00C035EB" w:rsidRDefault="00AB0ADF" w:rsidP="003434B9">
            <w:pPr>
              <w:jc w:val="center"/>
              <w:rPr>
                <w:color w:val="000000" w:themeColor="text1"/>
                <w:highlight w:val="yellow"/>
              </w:rPr>
            </w:pPr>
            <w:r w:rsidRPr="000A5288">
              <w:rPr>
                <w:color w:val="000000" w:themeColor="text1"/>
              </w:rPr>
              <w:t>7</w:t>
            </w:r>
            <w:r>
              <w:rPr>
                <w:color w:val="000000" w:themeColor="text1"/>
              </w:rPr>
              <w:t>15</w:t>
            </w:r>
            <w:r w:rsidRPr="000A5288">
              <w:sym w:font="Symbol" w:char="F0B1"/>
            </w:r>
            <w:r w:rsidRPr="000A5288">
              <w:t>1</w:t>
            </w:r>
            <w:r>
              <w:t>351</w:t>
            </w:r>
            <w:r w:rsidRPr="000A5288">
              <w:t xml:space="preserve"> (11-</w:t>
            </w:r>
            <w:r>
              <w:t>6650</w:t>
            </w:r>
            <w:r w:rsidRPr="000A5288">
              <w:t>)</w:t>
            </w:r>
          </w:p>
        </w:tc>
      </w:tr>
      <w:tr w:rsidR="00AB0ADF" w:rsidRPr="00C035EB" w14:paraId="3A4324C7" w14:textId="77777777" w:rsidTr="003434B9">
        <w:tc>
          <w:tcPr>
            <w:tcW w:w="1555" w:type="dxa"/>
          </w:tcPr>
          <w:p w14:paraId="7D0012D8" w14:textId="77777777" w:rsidR="00AB0ADF" w:rsidRPr="00C95952" w:rsidRDefault="00AB0ADF" w:rsidP="003434B9">
            <w:pPr>
              <w:jc w:val="center"/>
              <w:rPr>
                <w:b/>
                <w:bCs/>
                <w:color w:val="000000" w:themeColor="text1"/>
              </w:rPr>
            </w:pPr>
            <w:r w:rsidRPr="00C95952">
              <w:rPr>
                <w:b/>
                <w:bCs/>
                <w:i/>
                <w:iCs/>
                <w:color w:val="000000" w:themeColor="text1"/>
              </w:rPr>
              <w:t>V</w:t>
            </w:r>
            <w:r w:rsidRPr="00C95952">
              <w:rPr>
                <w:b/>
                <w:bCs/>
                <w:i/>
                <w:iCs/>
                <w:color w:val="000000" w:themeColor="text1"/>
                <w:vertAlign w:val="subscript"/>
              </w:rPr>
              <w:t>T</w:t>
            </w:r>
          </w:p>
        </w:tc>
        <w:tc>
          <w:tcPr>
            <w:tcW w:w="1134" w:type="dxa"/>
          </w:tcPr>
          <w:p w14:paraId="06DFDAF7" w14:textId="77777777" w:rsidR="00AB0ADF" w:rsidRPr="00C95952" w:rsidRDefault="00AB0ADF" w:rsidP="003434B9">
            <w:pPr>
              <w:jc w:val="center"/>
              <w:rPr>
                <w:color w:val="000000" w:themeColor="text1"/>
              </w:rPr>
            </w:pPr>
            <w:r w:rsidRPr="00C95952">
              <w:rPr>
                <w:color w:val="000000" w:themeColor="text1"/>
              </w:rPr>
              <w:t>6 (3)</w:t>
            </w:r>
          </w:p>
        </w:tc>
        <w:tc>
          <w:tcPr>
            <w:tcW w:w="992" w:type="dxa"/>
          </w:tcPr>
          <w:p w14:paraId="54DFD7D2" w14:textId="77777777" w:rsidR="00AB0ADF" w:rsidRPr="00C035EB" w:rsidRDefault="00AB0ADF" w:rsidP="003434B9">
            <w:pPr>
              <w:jc w:val="center"/>
              <w:rPr>
                <w:color w:val="000000" w:themeColor="text1"/>
                <w:highlight w:val="yellow"/>
              </w:rPr>
            </w:pPr>
            <w:r w:rsidRPr="00C95952">
              <w:rPr>
                <w:color w:val="000000" w:themeColor="text1"/>
              </w:rPr>
              <w:t>16 (</w:t>
            </w:r>
            <w:r>
              <w:rPr>
                <w:color w:val="000000" w:themeColor="text1"/>
              </w:rPr>
              <w:t>7</w:t>
            </w:r>
            <w:r w:rsidRPr="00C95952">
              <w:rPr>
                <w:color w:val="000000" w:themeColor="text1"/>
              </w:rPr>
              <w:t>)</w:t>
            </w:r>
          </w:p>
        </w:tc>
        <w:tc>
          <w:tcPr>
            <w:tcW w:w="1187" w:type="dxa"/>
          </w:tcPr>
          <w:p w14:paraId="2A6785EE" w14:textId="77777777" w:rsidR="00AB0ADF" w:rsidRPr="00C95952" w:rsidRDefault="00AB0ADF" w:rsidP="003434B9">
            <w:pPr>
              <w:jc w:val="center"/>
              <w:rPr>
                <w:color w:val="000000" w:themeColor="text1"/>
              </w:rPr>
            </w:pPr>
            <w:r w:rsidRPr="00C95952">
              <w:rPr>
                <w:color w:val="000000" w:themeColor="text1"/>
              </w:rPr>
              <w:t>28 (15)</w:t>
            </w:r>
          </w:p>
        </w:tc>
        <w:tc>
          <w:tcPr>
            <w:tcW w:w="1179" w:type="dxa"/>
          </w:tcPr>
          <w:p w14:paraId="6089D1DA" w14:textId="77777777" w:rsidR="00AB0ADF" w:rsidRPr="00C95952" w:rsidRDefault="00AB0ADF" w:rsidP="003434B9">
            <w:pPr>
              <w:jc w:val="center"/>
              <w:rPr>
                <w:color w:val="000000" w:themeColor="text1"/>
              </w:rPr>
            </w:pPr>
            <w:r w:rsidRPr="00C95952">
              <w:rPr>
                <w:color w:val="000000" w:themeColor="text1"/>
              </w:rPr>
              <w:t>3</w:t>
            </w:r>
            <w:r>
              <w:rPr>
                <w:color w:val="000000" w:themeColor="text1"/>
              </w:rPr>
              <w:t>1</w:t>
            </w:r>
            <w:r w:rsidRPr="00C95952">
              <w:rPr>
                <w:color w:val="000000" w:themeColor="text1"/>
              </w:rPr>
              <w:t xml:space="preserve"> (16)</w:t>
            </w:r>
          </w:p>
        </w:tc>
        <w:tc>
          <w:tcPr>
            <w:tcW w:w="1637" w:type="dxa"/>
          </w:tcPr>
          <w:p w14:paraId="22448298" w14:textId="77777777" w:rsidR="00AB0ADF" w:rsidRPr="00C035EB" w:rsidRDefault="00AB0ADF" w:rsidP="003434B9">
            <w:pPr>
              <w:jc w:val="center"/>
              <w:rPr>
                <w:color w:val="000000" w:themeColor="text1"/>
                <w:highlight w:val="yellow"/>
              </w:rPr>
            </w:pPr>
            <w:r w:rsidRPr="004460F2">
              <w:t>158</w:t>
            </w:r>
            <w:r w:rsidRPr="004460F2">
              <w:sym w:font="Symbol" w:char="F0B1"/>
            </w:r>
            <w:r w:rsidRPr="004460F2">
              <w:t>174 (13-550)</w:t>
            </w:r>
          </w:p>
        </w:tc>
        <w:tc>
          <w:tcPr>
            <w:tcW w:w="1666" w:type="dxa"/>
          </w:tcPr>
          <w:p w14:paraId="3952D85C" w14:textId="77777777" w:rsidR="00AB0ADF" w:rsidRPr="00C035EB" w:rsidRDefault="00AB0ADF" w:rsidP="003434B9">
            <w:pPr>
              <w:jc w:val="center"/>
              <w:rPr>
                <w:color w:val="000000" w:themeColor="text1"/>
                <w:highlight w:val="yellow"/>
              </w:rPr>
            </w:pPr>
            <w:r w:rsidRPr="00345A27">
              <w:t>1122</w:t>
            </w:r>
            <w:r w:rsidRPr="00345A27">
              <w:sym w:font="Symbol" w:char="F0B1"/>
            </w:r>
            <w:r w:rsidRPr="00345A27">
              <w:t>1901 (28-6350)</w:t>
            </w:r>
          </w:p>
        </w:tc>
      </w:tr>
      <w:tr w:rsidR="00AB0ADF" w:rsidRPr="00C035EB" w14:paraId="65414941" w14:textId="77777777" w:rsidTr="003434B9">
        <w:tc>
          <w:tcPr>
            <w:tcW w:w="1555" w:type="dxa"/>
          </w:tcPr>
          <w:p w14:paraId="3CE6BA96" w14:textId="77777777" w:rsidR="00AB0ADF" w:rsidRPr="00C035EB" w:rsidRDefault="00AB0ADF" w:rsidP="003434B9">
            <w:pPr>
              <w:jc w:val="center"/>
              <w:rPr>
                <w:b/>
                <w:bCs/>
                <w:color w:val="000000" w:themeColor="text1"/>
                <w:highlight w:val="yellow"/>
              </w:rPr>
            </w:pPr>
            <w:r w:rsidRPr="0076345C">
              <w:rPr>
                <w:rFonts w:eastAsiaTheme="minorEastAsia"/>
                <w:b/>
                <w:bCs/>
                <w:i/>
                <w:iCs/>
                <w:noProof/>
                <w:color w:val="000000" w:themeColor="text1"/>
              </w:rPr>
              <w:t>f</w:t>
            </w:r>
            <w:r>
              <w:rPr>
                <w:rFonts w:eastAsiaTheme="minorEastAsia"/>
                <w:b/>
                <w:bCs/>
                <w:noProof/>
                <w:color w:val="000000" w:themeColor="text1"/>
                <w:vertAlign w:val="subscript"/>
              </w:rPr>
              <w:t>H</w:t>
            </w:r>
            <w:r w:rsidRPr="0076345C">
              <w:rPr>
                <w:b/>
                <w:bCs/>
                <w:color w:val="000000" w:themeColor="text1"/>
              </w:rPr>
              <w:t xml:space="preserve"> </w:t>
            </w:r>
          </w:p>
        </w:tc>
        <w:tc>
          <w:tcPr>
            <w:tcW w:w="1134" w:type="dxa"/>
          </w:tcPr>
          <w:p w14:paraId="7A90F397" w14:textId="77777777" w:rsidR="00AB0ADF" w:rsidRPr="00C035EB" w:rsidRDefault="00AB0ADF" w:rsidP="003434B9">
            <w:pPr>
              <w:jc w:val="center"/>
              <w:rPr>
                <w:color w:val="000000" w:themeColor="text1"/>
                <w:highlight w:val="yellow"/>
              </w:rPr>
            </w:pPr>
            <w:r w:rsidRPr="00A71D05">
              <w:rPr>
                <w:color w:val="000000" w:themeColor="text1"/>
              </w:rPr>
              <w:t>7 (4)</w:t>
            </w:r>
          </w:p>
        </w:tc>
        <w:tc>
          <w:tcPr>
            <w:tcW w:w="992" w:type="dxa"/>
          </w:tcPr>
          <w:p w14:paraId="25DDE5A9" w14:textId="77777777" w:rsidR="00AB0ADF" w:rsidRPr="00C035EB" w:rsidRDefault="00AB0ADF" w:rsidP="003434B9">
            <w:pPr>
              <w:jc w:val="center"/>
              <w:rPr>
                <w:color w:val="000000" w:themeColor="text1"/>
                <w:highlight w:val="yellow"/>
              </w:rPr>
            </w:pPr>
            <w:r>
              <w:rPr>
                <w:color w:val="000000" w:themeColor="text1"/>
              </w:rPr>
              <w:t xml:space="preserve">23 </w:t>
            </w:r>
            <w:r w:rsidRPr="00A71D05">
              <w:rPr>
                <w:color w:val="000000" w:themeColor="text1"/>
              </w:rPr>
              <w:t>(13)</w:t>
            </w:r>
          </w:p>
        </w:tc>
        <w:tc>
          <w:tcPr>
            <w:tcW w:w="1187" w:type="dxa"/>
          </w:tcPr>
          <w:p w14:paraId="4CC05D55" w14:textId="77777777" w:rsidR="00AB0ADF" w:rsidRPr="00C035EB" w:rsidRDefault="00AB0ADF" w:rsidP="003434B9">
            <w:pPr>
              <w:jc w:val="center"/>
              <w:rPr>
                <w:color w:val="000000" w:themeColor="text1"/>
                <w:highlight w:val="yellow"/>
              </w:rPr>
            </w:pPr>
            <w:r w:rsidRPr="0058535C">
              <w:rPr>
                <w:color w:val="000000" w:themeColor="text1"/>
              </w:rPr>
              <w:t>46 (</w:t>
            </w:r>
            <w:r>
              <w:rPr>
                <w:color w:val="000000" w:themeColor="text1"/>
              </w:rPr>
              <w:t>2</w:t>
            </w:r>
            <w:r w:rsidRPr="0058535C">
              <w:rPr>
                <w:color w:val="000000" w:themeColor="text1"/>
              </w:rPr>
              <w:t>5)</w:t>
            </w:r>
          </w:p>
        </w:tc>
        <w:tc>
          <w:tcPr>
            <w:tcW w:w="1179" w:type="dxa"/>
          </w:tcPr>
          <w:p w14:paraId="0AC97706" w14:textId="77777777" w:rsidR="00AB0ADF" w:rsidRPr="00C035EB" w:rsidRDefault="00AB0ADF" w:rsidP="003434B9">
            <w:pPr>
              <w:jc w:val="center"/>
              <w:rPr>
                <w:color w:val="000000" w:themeColor="text1"/>
                <w:highlight w:val="yellow"/>
              </w:rPr>
            </w:pPr>
            <w:r>
              <w:rPr>
                <w:color w:val="000000" w:themeColor="text1"/>
              </w:rPr>
              <w:t>60</w:t>
            </w:r>
            <w:r w:rsidRPr="0076345C">
              <w:rPr>
                <w:color w:val="000000" w:themeColor="text1"/>
              </w:rPr>
              <w:t xml:space="preserve"> (</w:t>
            </w:r>
            <w:r>
              <w:rPr>
                <w:color w:val="000000" w:themeColor="text1"/>
              </w:rPr>
              <w:t>29</w:t>
            </w:r>
            <w:r w:rsidRPr="0076345C">
              <w:rPr>
                <w:color w:val="000000" w:themeColor="text1"/>
              </w:rPr>
              <w:t>)</w:t>
            </w:r>
          </w:p>
        </w:tc>
        <w:tc>
          <w:tcPr>
            <w:tcW w:w="1637" w:type="dxa"/>
          </w:tcPr>
          <w:p w14:paraId="6DE7DF4B" w14:textId="77777777" w:rsidR="00AB0ADF" w:rsidRPr="00C035EB" w:rsidRDefault="00AB0ADF" w:rsidP="003434B9">
            <w:pPr>
              <w:jc w:val="center"/>
              <w:rPr>
                <w:color w:val="000000" w:themeColor="text1"/>
                <w:highlight w:val="yellow"/>
              </w:rPr>
            </w:pPr>
            <w:r w:rsidRPr="000A5288">
              <w:t>565</w:t>
            </w:r>
            <w:r w:rsidRPr="000A5288">
              <w:sym w:font="Symbol" w:char="F0B1"/>
            </w:r>
            <w:r w:rsidRPr="000A5288">
              <w:t>1118 (18-5000)</w:t>
            </w:r>
          </w:p>
        </w:tc>
        <w:tc>
          <w:tcPr>
            <w:tcW w:w="1666" w:type="dxa"/>
          </w:tcPr>
          <w:p w14:paraId="736E3056" w14:textId="77777777" w:rsidR="00AB0ADF" w:rsidRPr="00C035EB" w:rsidRDefault="00AB0ADF" w:rsidP="003434B9">
            <w:pPr>
              <w:jc w:val="center"/>
              <w:rPr>
                <w:color w:val="000000" w:themeColor="text1"/>
                <w:highlight w:val="yellow"/>
              </w:rPr>
            </w:pPr>
            <w:r w:rsidRPr="000A5288">
              <w:rPr>
                <w:color w:val="000000" w:themeColor="text1"/>
              </w:rPr>
              <w:t>759</w:t>
            </w:r>
            <w:r w:rsidRPr="000A5288">
              <w:sym w:font="Symbol" w:char="F0B1"/>
            </w:r>
            <w:r w:rsidRPr="000A5288">
              <w:t>1208 (11-5552)</w:t>
            </w:r>
          </w:p>
        </w:tc>
      </w:tr>
      <w:tr w:rsidR="00AB0ADF" w14:paraId="6B80DEE8" w14:textId="77777777" w:rsidTr="003434B9">
        <w:tc>
          <w:tcPr>
            <w:tcW w:w="1555" w:type="dxa"/>
            <w:tcBorders>
              <w:bottom w:val="single" w:sz="4" w:space="0" w:color="auto"/>
            </w:tcBorders>
          </w:tcPr>
          <w:p w14:paraId="14A41FC1" w14:textId="77777777" w:rsidR="00AB0ADF" w:rsidRPr="000C1299" w:rsidRDefault="00AB0ADF" w:rsidP="003434B9">
            <w:pPr>
              <w:jc w:val="center"/>
              <w:rPr>
                <w:b/>
                <w:bCs/>
                <w:color w:val="000000" w:themeColor="text1"/>
              </w:rPr>
            </w:pPr>
            <w:r w:rsidRPr="000C1299">
              <w:rPr>
                <w:b/>
                <w:bCs/>
                <w:color w:val="000000" w:themeColor="text1"/>
              </w:rPr>
              <w:t>SV</w:t>
            </w:r>
          </w:p>
        </w:tc>
        <w:tc>
          <w:tcPr>
            <w:tcW w:w="1134" w:type="dxa"/>
            <w:tcBorders>
              <w:bottom w:val="single" w:sz="4" w:space="0" w:color="auto"/>
            </w:tcBorders>
          </w:tcPr>
          <w:p w14:paraId="7762DA1E" w14:textId="77777777" w:rsidR="00AB0ADF" w:rsidRPr="000C1299" w:rsidRDefault="00AB0ADF" w:rsidP="003434B9">
            <w:pPr>
              <w:jc w:val="center"/>
              <w:rPr>
                <w:color w:val="000000" w:themeColor="text1"/>
              </w:rPr>
            </w:pPr>
            <w:r w:rsidRPr="000C1299">
              <w:rPr>
                <w:color w:val="000000" w:themeColor="text1"/>
              </w:rPr>
              <w:t>6 (2)</w:t>
            </w:r>
          </w:p>
        </w:tc>
        <w:tc>
          <w:tcPr>
            <w:tcW w:w="992" w:type="dxa"/>
            <w:tcBorders>
              <w:bottom w:val="single" w:sz="4" w:space="0" w:color="auto"/>
            </w:tcBorders>
          </w:tcPr>
          <w:p w14:paraId="2656BB25" w14:textId="77777777" w:rsidR="00AB0ADF" w:rsidRPr="000C1299" w:rsidRDefault="00AB0ADF" w:rsidP="003434B9">
            <w:pPr>
              <w:jc w:val="center"/>
              <w:rPr>
                <w:color w:val="000000" w:themeColor="text1"/>
              </w:rPr>
            </w:pPr>
            <w:r>
              <w:rPr>
                <w:color w:val="000000" w:themeColor="text1"/>
              </w:rPr>
              <w:t xml:space="preserve">13 </w:t>
            </w:r>
            <w:r w:rsidRPr="000C1299">
              <w:rPr>
                <w:color w:val="000000" w:themeColor="text1"/>
              </w:rPr>
              <w:t>(4)</w:t>
            </w:r>
          </w:p>
        </w:tc>
        <w:tc>
          <w:tcPr>
            <w:tcW w:w="1187" w:type="dxa"/>
            <w:tcBorders>
              <w:bottom w:val="single" w:sz="4" w:space="0" w:color="auto"/>
            </w:tcBorders>
          </w:tcPr>
          <w:p w14:paraId="685632DC" w14:textId="77777777" w:rsidR="00AB0ADF" w:rsidRPr="00C035EB" w:rsidRDefault="00AB0ADF" w:rsidP="003434B9">
            <w:pPr>
              <w:jc w:val="center"/>
              <w:rPr>
                <w:color w:val="000000" w:themeColor="text1"/>
                <w:highlight w:val="yellow"/>
              </w:rPr>
            </w:pPr>
            <w:r w:rsidRPr="00623A80">
              <w:rPr>
                <w:color w:val="000000" w:themeColor="text1"/>
              </w:rPr>
              <w:t>20 (7)</w:t>
            </w:r>
          </w:p>
        </w:tc>
        <w:tc>
          <w:tcPr>
            <w:tcW w:w="1179" w:type="dxa"/>
            <w:tcBorders>
              <w:bottom w:val="single" w:sz="4" w:space="0" w:color="auto"/>
            </w:tcBorders>
          </w:tcPr>
          <w:p w14:paraId="4DEA1982" w14:textId="77777777" w:rsidR="00AB0ADF" w:rsidRPr="00C035EB" w:rsidRDefault="00AB0ADF" w:rsidP="003434B9">
            <w:pPr>
              <w:jc w:val="center"/>
              <w:rPr>
                <w:color w:val="000000" w:themeColor="text1"/>
                <w:highlight w:val="yellow"/>
              </w:rPr>
            </w:pPr>
            <w:r w:rsidRPr="00623A80">
              <w:rPr>
                <w:color w:val="000000" w:themeColor="text1"/>
              </w:rPr>
              <w:t>2</w:t>
            </w:r>
            <w:r>
              <w:rPr>
                <w:color w:val="000000" w:themeColor="text1"/>
              </w:rPr>
              <w:t>0</w:t>
            </w:r>
            <w:r w:rsidRPr="00623A80">
              <w:rPr>
                <w:color w:val="000000" w:themeColor="text1"/>
              </w:rPr>
              <w:t xml:space="preserve"> (7)</w:t>
            </w:r>
          </w:p>
        </w:tc>
        <w:tc>
          <w:tcPr>
            <w:tcW w:w="1637" w:type="dxa"/>
          </w:tcPr>
          <w:p w14:paraId="28E1662C" w14:textId="77777777" w:rsidR="00AB0ADF" w:rsidRPr="00C035EB" w:rsidRDefault="00AB0ADF" w:rsidP="003434B9">
            <w:pPr>
              <w:jc w:val="center"/>
              <w:rPr>
                <w:color w:val="000000" w:themeColor="text1"/>
                <w:highlight w:val="yellow"/>
              </w:rPr>
            </w:pPr>
            <w:r w:rsidRPr="00623A80">
              <w:rPr>
                <w:color w:val="000000" w:themeColor="text1"/>
              </w:rPr>
              <w:t>722-1279 (25-4080)</w:t>
            </w:r>
          </w:p>
        </w:tc>
        <w:tc>
          <w:tcPr>
            <w:tcW w:w="1666" w:type="dxa"/>
          </w:tcPr>
          <w:p w14:paraId="6A196692" w14:textId="77777777" w:rsidR="00AB0ADF" w:rsidRPr="001F65B2" w:rsidRDefault="00AB0ADF" w:rsidP="003434B9">
            <w:pPr>
              <w:jc w:val="center"/>
              <w:rPr>
                <w:color w:val="000000" w:themeColor="text1"/>
              </w:rPr>
            </w:pPr>
            <w:r w:rsidRPr="00623A80">
              <w:rPr>
                <w:color w:val="000000" w:themeColor="text1"/>
              </w:rPr>
              <w:t>746</w:t>
            </w:r>
            <w:r w:rsidRPr="00623A80">
              <w:sym w:font="Symbol" w:char="F0B1"/>
            </w:r>
            <w:r w:rsidRPr="00623A80">
              <w:t>1661 (</w:t>
            </w:r>
            <w:r>
              <w:t>36-</w:t>
            </w:r>
            <w:r w:rsidRPr="00623A80">
              <w:t>4500)</w:t>
            </w:r>
          </w:p>
        </w:tc>
      </w:tr>
    </w:tbl>
    <w:p w14:paraId="49F44B63" w14:textId="77777777" w:rsidR="00AB0ADF" w:rsidRDefault="00AB0ADF" w:rsidP="00AB0ADF">
      <w:pPr>
        <w:rPr>
          <w:b/>
          <w:bCs/>
          <w:color w:val="000000" w:themeColor="text1"/>
        </w:rPr>
      </w:pPr>
    </w:p>
    <w:p w14:paraId="3BFCFE64" w14:textId="77777777" w:rsidR="00AB0ADF" w:rsidRDefault="00AB0ADF" w:rsidP="00AB0ADF">
      <w:pPr>
        <w:rPr>
          <w:b/>
          <w:bCs/>
          <w:color w:val="000000" w:themeColor="text1"/>
        </w:rPr>
      </w:pPr>
    </w:p>
    <w:p w14:paraId="0A600D86" w14:textId="77777777" w:rsidR="003F3EB2" w:rsidRDefault="003F3EB2" w:rsidP="00457850">
      <w:pPr>
        <w:rPr>
          <w:b/>
          <w:bCs/>
          <w:color w:val="000000" w:themeColor="text1"/>
        </w:rPr>
        <w:sectPr w:rsidR="003F3EB2" w:rsidSect="00BF1F8B">
          <w:headerReference w:type="default" r:id="rId24"/>
          <w:footerReference w:type="even" r:id="rId25"/>
          <w:footerReference w:type="default" r:id="rId26"/>
          <w:pgSz w:w="12240" w:h="15840"/>
          <w:pgMar w:top="1440" w:right="1440" w:bottom="1440" w:left="1440" w:header="720" w:footer="720" w:gutter="0"/>
          <w:lnNumType w:countBy="1" w:restart="continuous"/>
          <w:cols w:space="720"/>
          <w:docGrid w:linePitch="360"/>
        </w:sectPr>
      </w:pPr>
    </w:p>
    <w:p w14:paraId="7E1E83EE" w14:textId="59484CFB" w:rsidR="002E1ED1" w:rsidRDefault="002E1ED1" w:rsidP="00457850">
      <w:pPr>
        <w:rPr>
          <w:rFonts w:eastAsiaTheme="minorEastAsia"/>
          <w:color w:val="000000" w:themeColor="text1"/>
          <w:lang w:eastAsia="zh-CN"/>
        </w:rPr>
      </w:pPr>
      <w:r w:rsidRPr="00917752">
        <w:rPr>
          <w:b/>
          <w:bCs/>
          <w:color w:val="000000" w:themeColor="text1"/>
        </w:rPr>
        <w:lastRenderedPageBreak/>
        <w:t xml:space="preserve">Table </w:t>
      </w:r>
      <w:r w:rsidR="00AE4A81">
        <w:rPr>
          <w:b/>
          <w:bCs/>
          <w:color w:val="000000" w:themeColor="text1"/>
        </w:rPr>
        <w:t>2</w:t>
      </w:r>
      <w:r w:rsidRPr="00917752">
        <w:rPr>
          <w:b/>
          <w:bCs/>
          <w:color w:val="000000" w:themeColor="text1"/>
        </w:rPr>
        <w:t xml:space="preserve">. </w:t>
      </w:r>
      <w:r w:rsidR="0027344F" w:rsidRPr="008B73FF">
        <w:rPr>
          <w:color w:val="000000" w:themeColor="text1"/>
        </w:rPr>
        <w:t xml:space="preserve">Allometric model results from </w:t>
      </w:r>
      <w:ins w:id="197" w:author="Andreas Fahlman" w:date="2022-06-23T16:08:00Z">
        <w:r w:rsidR="009E5A5C">
          <w:rPr>
            <w:color w:val="000000" w:themeColor="text1"/>
          </w:rPr>
          <w:t>general linear mixed-effects (GLM) model with nested random effects of family and order</w:t>
        </w:r>
      </w:ins>
      <w:del w:id="198" w:author="Andreas Fahlman" w:date="2022-06-23T16:08:00Z">
        <w:r w:rsidR="00DD07D6" w:rsidRPr="00DD07D6" w:rsidDel="009E5A5C">
          <w:rPr>
            <w:rFonts w:eastAsiaTheme="minorEastAsia"/>
            <w:color w:val="000000" w:themeColor="text1"/>
            <w:lang w:eastAsia="zh-CN"/>
          </w:rPr>
          <w:delText>linear mixed</w:delText>
        </w:r>
        <w:r w:rsidR="008F6D1B" w:rsidDel="009E5A5C">
          <w:rPr>
            <w:rFonts w:eastAsiaTheme="minorEastAsia"/>
            <w:color w:val="000000" w:themeColor="text1"/>
            <w:lang w:eastAsia="zh-CN"/>
          </w:rPr>
          <w:delText xml:space="preserve"> </w:delText>
        </w:r>
        <w:r w:rsidR="00DD07D6" w:rsidRPr="00DD07D6" w:rsidDel="009E5A5C">
          <w:rPr>
            <w:rFonts w:eastAsiaTheme="minorEastAsia"/>
            <w:color w:val="000000" w:themeColor="text1"/>
            <w:lang w:eastAsia="zh-CN"/>
          </w:rPr>
          <w:delText>effect</w:delText>
        </w:r>
        <w:r w:rsidR="00DD07D6" w:rsidDel="009E5A5C">
          <w:rPr>
            <w:rFonts w:eastAsiaTheme="minorEastAsia"/>
            <w:color w:val="000000" w:themeColor="text1"/>
            <w:lang w:eastAsia="zh-CN"/>
          </w:rPr>
          <w:delText xml:space="preserve"> (</w:delText>
        </w:r>
        <w:r w:rsidR="0027344F" w:rsidRPr="008B73FF" w:rsidDel="009E5A5C">
          <w:rPr>
            <w:color w:val="000000" w:themeColor="text1"/>
          </w:rPr>
          <w:delText>LME</w:delText>
        </w:r>
        <w:r w:rsidR="00DD07D6" w:rsidDel="009E5A5C">
          <w:rPr>
            <w:color w:val="000000" w:themeColor="text1"/>
          </w:rPr>
          <w:delText>)</w:delText>
        </w:r>
        <w:r w:rsidR="0027344F" w:rsidRPr="008B73FF" w:rsidDel="009E5A5C">
          <w:rPr>
            <w:color w:val="000000" w:themeColor="text1"/>
          </w:rPr>
          <w:delText xml:space="preserve"> models</w:delText>
        </w:r>
      </w:del>
      <w:r w:rsidR="0027344F" w:rsidRPr="008B73FF">
        <w:rPr>
          <w:color w:val="000000" w:themeColor="text1"/>
        </w:rPr>
        <w:t xml:space="preserve"> to estimate </w:t>
      </w:r>
      <w:r w:rsidR="00BE32EF">
        <w:rPr>
          <w:color w:val="000000" w:themeColor="text1"/>
        </w:rPr>
        <w:t>log</w:t>
      </w:r>
      <w:r w:rsidR="00BE32EF" w:rsidRPr="00411588">
        <w:rPr>
          <w:color w:val="000000" w:themeColor="text1"/>
          <w:vertAlign w:val="subscript"/>
        </w:rPr>
        <w:t>10</w:t>
      </w:r>
      <w:r w:rsidR="00BE32EF">
        <w:rPr>
          <w:color w:val="000000" w:themeColor="text1"/>
        </w:rPr>
        <w:t>-transformed (log</w:t>
      </w:r>
      <w:r w:rsidR="00BE32EF" w:rsidRPr="00D27206">
        <w:rPr>
          <w:color w:val="000000" w:themeColor="text1"/>
          <w:vertAlign w:val="subscript"/>
        </w:rPr>
        <w:t>10</w:t>
      </w:r>
      <w:r w:rsidR="00BE32EF">
        <w:rPr>
          <w:color w:val="000000" w:themeColor="text1"/>
        </w:rPr>
        <w:t xml:space="preserve">) </w:t>
      </w:r>
      <w:r w:rsidR="00755638">
        <w:rPr>
          <w:color w:val="000000" w:themeColor="text1"/>
        </w:rPr>
        <w:t>basal metabolic rate</w:t>
      </w:r>
      <w:r w:rsidR="008F6D1B">
        <w:rPr>
          <w:color w:val="000000" w:themeColor="text1"/>
        </w:rPr>
        <w:t xml:space="preserve"> (BMR</w:t>
      </w:r>
      <w:r w:rsidR="00134DF4">
        <w:rPr>
          <w:color w:val="000000" w:themeColor="text1"/>
        </w:rPr>
        <w:t xml:space="preserve">, kJ </w:t>
      </w:r>
      <w:r w:rsidR="00134DF4" w:rsidRPr="00134DF4">
        <w:rPr>
          <w:noProof/>
          <w:color w:val="000000" w:themeColor="text1"/>
          <w:sz w:val="16"/>
          <w:szCs w:val="16"/>
        </w:rPr>
        <w:sym w:font="Symbol" w:char="F0B7"/>
      </w:r>
      <w:r w:rsidR="00134DF4">
        <w:rPr>
          <w:noProof/>
          <w:color w:val="000000" w:themeColor="text1"/>
          <w:sz w:val="16"/>
          <w:szCs w:val="16"/>
        </w:rPr>
        <w:t xml:space="preserve"> </w:t>
      </w:r>
      <w:r w:rsidR="00134DF4">
        <w:rPr>
          <w:color w:val="000000" w:themeColor="text1"/>
        </w:rPr>
        <w:t>day</w:t>
      </w:r>
      <w:r w:rsidR="00134DF4" w:rsidRPr="00C2019D">
        <w:rPr>
          <w:color w:val="000000" w:themeColor="text1"/>
          <w:vertAlign w:val="superscript"/>
        </w:rPr>
        <w:t>-1</w:t>
      </w:r>
      <w:r w:rsidR="008F6D1B">
        <w:rPr>
          <w:color w:val="000000" w:themeColor="text1"/>
        </w:rPr>
        <w:t>)</w:t>
      </w:r>
      <w:r w:rsidR="00134DF4">
        <w:rPr>
          <w:color w:val="000000" w:themeColor="text1"/>
        </w:rPr>
        <w:t>, heart rate (</w:t>
      </w:r>
      <w:r w:rsidR="00134DF4" w:rsidRPr="00134DF4">
        <w:rPr>
          <w:rFonts w:eastAsiaTheme="minorEastAsia"/>
          <w:i/>
          <w:iCs/>
          <w:color w:val="000000" w:themeColor="text1"/>
          <w:lang w:val="en-US"/>
        </w:rPr>
        <w:t>f</w:t>
      </w:r>
      <w:r w:rsidR="00134DF4" w:rsidRPr="00134DF4">
        <w:rPr>
          <w:rFonts w:eastAsiaTheme="minorEastAsia"/>
          <w:color w:val="000000" w:themeColor="text1"/>
          <w:vertAlign w:val="subscript"/>
          <w:lang w:val="en-US"/>
        </w:rPr>
        <w:t>H</w:t>
      </w:r>
      <w:r w:rsidR="00134DF4">
        <w:rPr>
          <w:color w:val="000000" w:themeColor="text1"/>
        </w:rPr>
        <w:t xml:space="preserve">, beats </w:t>
      </w:r>
      <w:r w:rsidR="00134DF4" w:rsidRPr="00134DF4">
        <w:rPr>
          <w:noProof/>
          <w:color w:val="000000" w:themeColor="text1"/>
          <w:sz w:val="16"/>
          <w:szCs w:val="16"/>
        </w:rPr>
        <w:sym w:font="Symbol" w:char="F0B7"/>
      </w:r>
      <w:r w:rsidR="00134DF4" w:rsidRPr="00134DF4">
        <w:rPr>
          <w:noProof/>
          <w:color w:val="000000" w:themeColor="text1"/>
        </w:rPr>
        <w:t xml:space="preserve"> min</w:t>
      </w:r>
      <w:r w:rsidR="00134DF4" w:rsidRPr="00134DF4">
        <w:rPr>
          <w:noProof/>
          <w:color w:val="000000" w:themeColor="text1"/>
          <w:vertAlign w:val="superscript"/>
        </w:rPr>
        <w:t>-1</w:t>
      </w:r>
      <w:r w:rsidR="00134DF4">
        <w:rPr>
          <w:color w:val="000000" w:themeColor="text1"/>
        </w:rPr>
        <w:t>), stroke volume (SV, mL),</w:t>
      </w:r>
      <w:del w:id="199" w:author="Andreas Fahlman" w:date="2022-06-23T16:11:00Z">
        <w:r w:rsidR="00134DF4" w:rsidDel="00D10DA7">
          <w:rPr>
            <w:color w:val="000000" w:themeColor="text1"/>
          </w:rPr>
          <w:delText xml:space="preserve"> and</w:delText>
        </w:r>
      </w:del>
      <w:r w:rsidR="00134DF4">
        <w:rPr>
          <w:color w:val="000000" w:themeColor="text1"/>
        </w:rPr>
        <w:t xml:space="preserve"> breathing frequency (</w:t>
      </w:r>
      <w:r w:rsidR="00134DF4" w:rsidRPr="00134DF4">
        <w:rPr>
          <w:rFonts w:eastAsiaTheme="minorEastAsia"/>
          <w:i/>
          <w:iCs/>
          <w:noProof/>
          <w:color w:val="000000" w:themeColor="text1"/>
          <w:lang w:val="en-US"/>
        </w:rPr>
        <w:t>f</w:t>
      </w:r>
      <w:r w:rsidR="00134DF4" w:rsidRPr="00134DF4">
        <w:rPr>
          <w:rFonts w:eastAsiaTheme="minorEastAsia"/>
          <w:noProof/>
          <w:color w:val="000000" w:themeColor="text1"/>
          <w:vertAlign w:val="subscript"/>
        </w:rPr>
        <w:t>R</w:t>
      </w:r>
      <w:r w:rsidR="00134DF4">
        <w:rPr>
          <w:color w:val="000000" w:themeColor="text1"/>
        </w:rPr>
        <w:t xml:space="preserve">, breaths </w:t>
      </w:r>
      <w:r w:rsidR="00134DF4" w:rsidRPr="00134DF4">
        <w:rPr>
          <w:noProof/>
          <w:color w:val="000000" w:themeColor="text1"/>
          <w:sz w:val="16"/>
          <w:szCs w:val="16"/>
        </w:rPr>
        <w:sym w:font="Symbol" w:char="F0B7"/>
      </w:r>
      <w:r w:rsidR="00134DF4" w:rsidRPr="00134DF4">
        <w:rPr>
          <w:noProof/>
          <w:color w:val="000000" w:themeColor="text1"/>
        </w:rPr>
        <w:t xml:space="preserve"> min</w:t>
      </w:r>
      <w:r w:rsidR="00134DF4" w:rsidRPr="00134DF4">
        <w:rPr>
          <w:noProof/>
          <w:color w:val="000000" w:themeColor="text1"/>
          <w:vertAlign w:val="superscript"/>
        </w:rPr>
        <w:t>-1</w:t>
      </w:r>
      <w:r w:rsidR="00134DF4">
        <w:rPr>
          <w:color w:val="000000" w:themeColor="text1"/>
        </w:rPr>
        <w:t>)</w:t>
      </w:r>
      <w:ins w:id="200" w:author="Andreas Fahlman" w:date="2022-06-23T16:12:00Z">
        <w:r w:rsidR="00D10DA7">
          <w:rPr>
            <w:color w:val="000000" w:themeColor="text1"/>
          </w:rPr>
          <w:t>, and tidal volume (</w:t>
        </w:r>
        <w:r w:rsidR="00D10DA7" w:rsidRPr="00D10DA7">
          <w:rPr>
            <w:i/>
            <w:iCs/>
            <w:color w:val="000000" w:themeColor="text1"/>
          </w:rPr>
          <w:t>V</w:t>
        </w:r>
        <w:r w:rsidR="00D10DA7" w:rsidRPr="00D10DA7">
          <w:rPr>
            <w:color w:val="000000" w:themeColor="text1"/>
            <w:vertAlign w:val="subscript"/>
          </w:rPr>
          <w:t>T</w:t>
        </w:r>
        <w:r w:rsidR="00D10DA7">
          <w:rPr>
            <w:color w:val="000000" w:themeColor="text1"/>
          </w:rPr>
          <w:t>,</w:t>
        </w:r>
      </w:ins>
      <w:ins w:id="201" w:author="Andreas Fahlman" w:date="2022-06-23T16:13:00Z">
        <w:r w:rsidR="00D10DA7">
          <w:rPr>
            <w:color w:val="000000" w:themeColor="text1"/>
          </w:rPr>
          <w:t xml:space="preserve"> mL)</w:t>
        </w:r>
      </w:ins>
      <w:r w:rsidR="00755638">
        <w:rPr>
          <w:color w:val="000000" w:themeColor="text1"/>
        </w:rPr>
        <w:t>. Explanatory variables include log</w:t>
      </w:r>
      <w:r w:rsidR="00755638" w:rsidRPr="00D27206">
        <w:rPr>
          <w:color w:val="000000" w:themeColor="text1"/>
          <w:vertAlign w:val="subscript"/>
        </w:rPr>
        <w:t>10</w:t>
      </w:r>
      <w:r w:rsidR="00755638">
        <w:rPr>
          <w:color w:val="000000" w:themeColor="text1"/>
        </w:rPr>
        <w:t>-transformed body mass ([l</w:t>
      </w:r>
      <w:r w:rsidR="00755638" w:rsidRPr="00917752">
        <w:rPr>
          <w:color w:val="000000" w:themeColor="text1"/>
        </w:rPr>
        <w:t>og</w:t>
      </w:r>
      <w:r w:rsidR="00755638" w:rsidRPr="00917752">
        <w:rPr>
          <w:color w:val="000000" w:themeColor="text1"/>
          <w:vertAlign w:val="subscript"/>
        </w:rPr>
        <w:t>10</w:t>
      </w:r>
      <w:r w:rsidR="00755638">
        <w:rPr>
          <w:color w:val="000000" w:themeColor="text1"/>
        </w:rPr>
        <w:t>]</w:t>
      </w:r>
      <w:r w:rsidR="00755638" w:rsidRPr="00917752">
        <w:rPr>
          <w:i/>
          <w:iCs/>
          <w:color w:val="000000" w:themeColor="text1"/>
        </w:rPr>
        <w:t>M</w:t>
      </w:r>
      <w:r w:rsidR="00755638" w:rsidRPr="00917752">
        <w:rPr>
          <w:color w:val="000000" w:themeColor="text1"/>
          <w:vertAlign w:val="subscript"/>
        </w:rPr>
        <w:t>b</w:t>
      </w:r>
      <w:r w:rsidR="00755638">
        <w:rPr>
          <w:color w:val="000000" w:themeColor="text1"/>
        </w:rPr>
        <w:t>), habitat (a parameter that alters the intercept for terrestrial mammals)</w:t>
      </w:r>
      <w:r w:rsidR="002457C4">
        <w:rPr>
          <w:color w:val="000000" w:themeColor="text1"/>
        </w:rPr>
        <w:t xml:space="preserve">, and </w:t>
      </w:r>
      <w:r w:rsidR="00EB486A">
        <w:rPr>
          <w:color w:val="000000" w:themeColor="text1"/>
        </w:rPr>
        <w:t>a cross-term for log</w:t>
      </w:r>
      <w:r w:rsidR="00EB486A" w:rsidRPr="00D27206">
        <w:rPr>
          <w:color w:val="000000" w:themeColor="text1"/>
          <w:vertAlign w:val="subscript"/>
        </w:rPr>
        <w:t>10</w:t>
      </w:r>
      <w:r w:rsidR="00EB486A">
        <w:rPr>
          <w:color w:val="000000" w:themeColor="text1"/>
        </w:rPr>
        <w:t xml:space="preserve">-transformed </w:t>
      </w:r>
      <w:r w:rsidR="00EB486A" w:rsidRPr="00EB486A">
        <w:rPr>
          <w:i/>
          <w:iCs/>
          <w:color w:val="000000" w:themeColor="text1"/>
        </w:rPr>
        <w:t>M</w:t>
      </w:r>
      <w:r w:rsidR="00EB486A" w:rsidRPr="00EB486A">
        <w:rPr>
          <w:color w:val="000000" w:themeColor="text1"/>
          <w:vertAlign w:val="subscript"/>
        </w:rPr>
        <w:t>b</w:t>
      </w:r>
      <w:r w:rsidR="00EB486A">
        <w:rPr>
          <w:color w:val="000000" w:themeColor="text1"/>
        </w:rPr>
        <w:t xml:space="preserve"> and habitat (the slope).</w:t>
      </w:r>
      <w:r w:rsidR="00755638">
        <w:rPr>
          <w:color w:val="000000" w:themeColor="text1"/>
        </w:rPr>
        <w:t xml:space="preserve"> </w:t>
      </w:r>
      <w:del w:id="202" w:author="Andreas Fahlman" w:date="2022-06-23T16:08:00Z">
        <w:r w:rsidR="00DD07D6" w:rsidDel="009E5A5C">
          <w:rPr>
            <w:color w:val="000000" w:themeColor="text1"/>
          </w:rPr>
          <w:delText xml:space="preserve">LME </w:delText>
        </w:r>
      </w:del>
      <w:ins w:id="203" w:author="Andreas Fahlman" w:date="2022-06-23T16:08:00Z">
        <w:r w:rsidR="009E5A5C">
          <w:rPr>
            <w:color w:val="000000" w:themeColor="text1"/>
          </w:rPr>
          <w:t xml:space="preserve">GLM </w:t>
        </w:r>
      </w:ins>
      <w:r w:rsidR="00DD07D6">
        <w:rPr>
          <w:color w:val="000000" w:themeColor="text1"/>
        </w:rPr>
        <w:t>model includes order/</w:t>
      </w:r>
      <w:r w:rsidR="00EB486A">
        <w:rPr>
          <w:color w:val="000000" w:themeColor="text1"/>
        </w:rPr>
        <w:t xml:space="preserve">family </w:t>
      </w:r>
      <w:r w:rsidR="00DD07D6">
        <w:rPr>
          <w:color w:val="000000" w:themeColor="text1"/>
        </w:rPr>
        <w:t>as random factor</w:t>
      </w:r>
      <w:r w:rsidR="003E4937">
        <w:rPr>
          <w:color w:val="000000" w:themeColor="text1"/>
        </w:rPr>
        <w:t xml:space="preserve"> for the intercept</w:t>
      </w:r>
      <w:r w:rsidR="00DD07D6">
        <w:rPr>
          <w:color w:val="000000" w:themeColor="text1"/>
        </w:rPr>
        <w:t>.</w:t>
      </w:r>
      <w:r w:rsidR="00E733E4">
        <w:rPr>
          <w:color w:val="000000" w:themeColor="text1"/>
        </w:rPr>
        <w:t xml:space="preserve"> </w:t>
      </w:r>
      <w:r w:rsidR="00474C3A">
        <w:rPr>
          <w:color w:val="000000" w:themeColor="text1"/>
        </w:rPr>
        <w:t>Table include</w:t>
      </w:r>
      <w:r w:rsidR="00DC4F9D">
        <w:rPr>
          <w:color w:val="000000" w:themeColor="text1"/>
        </w:rPr>
        <w:t>s</w:t>
      </w:r>
      <w:r w:rsidR="00474C3A">
        <w:rPr>
          <w:color w:val="000000" w:themeColor="text1"/>
        </w:rPr>
        <w:t xml:space="preserve"> parameter estimate</w:t>
      </w:r>
      <w:r w:rsidR="00DC4F9D">
        <w:rPr>
          <w:color w:val="000000" w:themeColor="text1"/>
        </w:rPr>
        <w:t>s</w:t>
      </w:r>
      <w:r w:rsidR="00474C3A">
        <w:rPr>
          <w:color w:val="000000" w:themeColor="text1"/>
        </w:rPr>
        <w:t xml:space="preserve"> (with </w:t>
      </w:r>
      <w:proofErr w:type="spellStart"/>
      <w:r w:rsidR="00EB486A">
        <w:rPr>
          <w:color w:val="000000" w:themeColor="text1"/>
        </w:rPr>
        <w:t>s.e.</w:t>
      </w:r>
      <w:proofErr w:type="spellEnd"/>
      <w:r w:rsidR="00474C3A">
        <w:rPr>
          <w:color w:val="000000" w:themeColor="text1"/>
        </w:rPr>
        <w:t>) of</w:t>
      </w:r>
      <w:r w:rsidR="00EB486A">
        <w:rPr>
          <w:color w:val="000000" w:themeColor="text1"/>
        </w:rPr>
        <w:t xml:space="preserve"> the most parsimonious model.</w:t>
      </w:r>
    </w:p>
    <w:p w14:paraId="73B83885" w14:textId="77777777" w:rsidR="00EE4133" w:rsidRPr="00EE4133" w:rsidRDefault="00EE4133" w:rsidP="00457850">
      <w:pPr>
        <w:rPr>
          <w:rFonts w:eastAsiaTheme="minorEastAsia"/>
          <w:color w:val="000000" w:themeColor="text1"/>
          <w:lang w:eastAsia="zh-CN"/>
        </w:rPr>
      </w:pPr>
    </w:p>
    <w:tbl>
      <w:tblPr>
        <w:tblStyle w:val="TableGrid"/>
        <w:tblW w:w="10349" w:type="dxa"/>
        <w:tblInd w:w="-431" w:type="dxa"/>
        <w:tblLayout w:type="fixed"/>
        <w:tblLook w:val="04A0" w:firstRow="1" w:lastRow="0" w:firstColumn="1" w:lastColumn="0" w:noHBand="0" w:noVBand="1"/>
      </w:tblPr>
      <w:tblGrid>
        <w:gridCol w:w="1419"/>
        <w:gridCol w:w="1559"/>
        <w:gridCol w:w="1843"/>
        <w:gridCol w:w="2126"/>
        <w:gridCol w:w="1984"/>
        <w:gridCol w:w="709"/>
        <w:gridCol w:w="709"/>
      </w:tblGrid>
      <w:tr w:rsidR="000E27BD" w:rsidRPr="00917752" w14:paraId="00E63E74" w14:textId="2C3BFE36" w:rsidTr="00AA2B22">
        <w:tc>
          <w:tcPr>
            <w:tcW w:w="1419" w:type="dxa"/>
            <w:tcBorders>
              <w:bottom w:val="double" w:sz="4" w:space="0" w:color="auto"/>
            </w:tcBorders>
          </w:tcPr>
          <w:p w14:paraId="7D5D3847" w14:textId="77777777" w:rsidR="000E27BD" w:rsidRPr="00917752" w:rsidRDefault="000E27BD" w:rsidP="002E1ED1">
            <w:pPr>
              <w:jc w:val="center"/>
              <w:rPr>
                <w:color w:val="000000" w:themeColor="text1"/>
              </w:rPr>
            </w:pPr>
            <w:r w:rsidRPr="00917752">
              <w:rPr>
                <w:color w:val="000000" w:themeColor="text1"/>
              </w:rPr>
              <w:t>Model</w:t>
            </w:r>
          </w:p>
        </w:tc>
        <w:tc>
          <w:tcPr>
            <w:tcW w:w="1559" w:type="dxa"/>
            <w:tcBorders>
              <w:bottom w:val="double" w:sz="4" w:space="0" w:color="auto"/>
            </w:tcBorders>
          </w:tcPr>
          <w:p w14:paraId="7C4506A2" w14:textId="579BA44C" w:rsidR="000E27BD" w:rsidRPr="00917752" w:rsidRDefault="000E27BD" w:rsidP="002E1ED1">
            <w:pPr>
              <w:jc w:val="center"/>
              <w:rPr>
                <w:color w:val="000000" w:themeColor="text1"/>
              </w:rPr>
            </w:pPr>
            <w:r>
              <w:rPr>
                <w:color w:val="000000" w:themeColor="text1"/>
              </w:rPr>
              <w:t>Intercept</w:t>
            </w:r>
          </w:p>
        </w:tc>
        <w:tc>
          <w:tcPr>
            <w:tcW w:w="1843" w:type="dxa"/>
            <w:tcBorders>
              <w:bottom w:val="double" w:sz="4" w:space="0" w:color="auto"/>
            </w:tcBorders>
          </w:tcPr>
          <w:p w14:paraId="7F1C6504" w14:textId="77777777" w:rsidR="000E27BD" w:rsidRPr="00917752" w:rsidRDefault="000E27BD" w:rsidP="002E1ED1">
            <w:pPr>
              <w:jc w:val="center"/>
              <w:rPr>
                <w:color w:val="000000" w:themeColor="text1"/>
              </w:rPr>
            </w:pPr>
            <w:r>
              <w:rPr>
                <w:color w:val="000000" w:themeColor="text1"/>
              </w:rPr>
              <w:t>[l</w:t>
            </w:r>
            <w:r w:rsidRPr="00917752">
              <w:rPr>
                <w:color w:val="000000" w:themeColor="text1"/>
              </w:rPr>
              <w:t>og</w:t>
            </w:r>
            <w:r w:rsidRPr="00917752">
              <w:rPr>
                <w:color w:val="000000" w:themeColor="text1"/>
                <w:vertAlign w:val="subscript"/>
              </w:rPr>
              <w:t>10</w:t>
            </w:r>
            <w:r>
              <w:rPr>
                <w:color w:val="000000" w:themeColor="text1"/>
              </w:rPr>
              <w:t>]</w:t>
            </w:r>
            <w:r w:rsidRPr="00917752">
              <w:rPr>
                <w:i/>
                <w:iCs/>
                <w:color w:val="000000" w:themeColor="text1"/>
              </w:rPr>
              <w:t>M</w:t>
            </w:r>
            <w:r w:rsidRPr="00917752">
              <w:rPr>
                <w:color w:val="000000" w:themeColor="text1"/>
                <w:vertAlign w:val="subscript"/>
              </w:rPr>
              <w:t>b</w:t>
            </w:r>
            <w:r w:rsidRPr="00917752">
              <w:rPr>
                <w:color w:val="000000" w:themeColor="text1"/>
              </w:rPr>
              <w:t xml:space="preserve"> </w:t>
            </w:r>
          </w:p>
        </w:tc>
        <w:tc>
          <w:tcPr>
            <w:tcW w:w="2126" w:type="dxa"/>
            <w:tcBorders>
              <w:bottom w:val="double" w:sz="4" w:space="0" w:color="auto"/>
            </w:tcBorders>
          </w:tcPr>
          <w:p w14:paraId="7F5C4781" w14:textId="77777777" w:rsidR="000E27BD" w:rsidRPr="00917752" w:rsidRDefault="000E27BD" w:rsidP="002E1ED1">
            <w:pPr>
              <w:jc w:val="center"/>
              <w:rPr>
                <w:color w:val="000000" w:themeColor="text1"/>
              </w:rPr>
            </w:pPr>
            <w:r>
              <w:rPr>
                <w:color w:val="000000" w:themeColor="text1"/>
              </w:rPr>
              <w:t>Habitat (terrestrial)</w:t>
            </w:r>
          </w:p>
        </w:tc>
        <w:tc>
          <w:tcPr>
            <w:tcW w:w="1984" w:type="dxa"/>
            <w:tcBorders>
              <w:bottom w:val="double" w:sz="4" w:space="0" w:color="auto"/>
            </w:tcBorders>
          </w:tcPr>
          <w:p w14:paraId="12302636" w14:textId="77777777" w:rsidR="000E27BD" w:rsidRPr="00C37ECB" w:rsidRDefault="000E27BD" w:rsidP="002E1ED1">
            <w:pPr>
              <w:jc w:val="center"/>
              <w:rPr>
                <w:color w:val="000000" w:themeColor="text1"/>
              </w:rPr>
            </w:pPr>
            <w:r>
              <w:rPr>
                <w:color w:val="000000" w:themeColor="text1"/>
              </w:rPr>
              <w:t>[l</w:t>
            </w:r>
            <w:r w:rsidRPr="00917752">
              <w:rPr>
                <w:color w:val="000000" w:themeColor="text1"/>
              </w:rPr>
              <w:t>og</w:t>
            </w:r>
            <w:r w:rsidRPr="00917752">
              <w:rPr>
                <w:color w:val="000000" w:themeColor="text1"/>
                <w:vertAlign w:val="subscript"/>
              </w:rPr>
              <w:t>10</w:t>
            </w:r>
            <w:r>
              <w:rPr>
                <w:color w:val="000000" w:themeColor="text1"/>
              </w:rPr>
              <w:t>]</w:t>
            </w:r>
            <w:r w:rsidRPr="00917752">
              <w:rPr>
                <w:i/>
                <w:iCs/>
                <w:color w:val="000000" w:themeColor="text1"/>
              </w:rPr>
              <w:t>M</w:t>
            </w:r>
            <w:r w:rsidRPr="00917752">
              <w:rPr>
                <w:color w:val="000000" w:themeColor="text1"/>
                <w:vertAlign w:val="subscript"/>
              </w:rPr>
              <w:t>b</w:t>
            </w:r>
            <w:r>
              <w:rPr>
                <w:color w:val="000000" w:themeColor="text1"/>
              </w:rPr>
              <w:t xml:space="preserve"> x habitat</w:t>
            </w:r>
          </w:p>
        </w:tc>
        <w:tc>
          <w:tcPr>
            <w:tcW w:w="709" w:type="dxa"/>
            <w:tcBorders>
              <w:bottom w:val="double" w:sz="4" w:space="0" w:color="auto"/>
            </w:tcBorders>
          </w:tcPr>
          <w:p w14:paraId="197671BC" w14:textId="2561361F" w:rsidR="000E27BD" w:rsidRPr="000E27BD" w:rsidRDefault="000E27BD" w:rsidP="002E1ED1">
            <w:pPr>
              <w:jc w:val="center"/>
              <w:rPr>
                <w:color w:val="000000" w:themeColor="text1"/>
              </w:rPr>
            </w:pPr>
            <w:r>
              <w:rPr>
                <w:rFonts w:ascii="Symbol" w:hAnsi="Symbol"/>
                <w:color w:val="000000" w:themeColor="text1"/>
              </w:rPr>
              <w:t>c</w:t>
            </w:r>
            <w:r w:rsidRPr="00C035EB">
              <w:rPr>
                <w:color w:val="000000" w:themeColor="text1"/>
                <w:vertAlign w:val="superscript"/>
              </w:rPr>
              <w:t>2</w:t>
            </w:r>
          </w:p>
        </w:tc>
        <w:tc>
          <w:tcPr>
            <w:tcW w:w="709" w:type="dxa"/>
            <w:tcBorders>
              <w:bottom w:val="double" w:sz="4" w:space="0" w:color="auto"/>
            </w:tcBorders>
          </w:tcPr>
          <w:p w14:paraId="14943656" w14:textId="00CC8075" w:rsidR="000E27BD" w:rsidRPr="000E27BD" w:rsidRDefault="000E27BD" w:rsidP="002E1ED1">
            <w:pPr>
              <w:jc w:val="center"/>
              <w:rPr>
                <w:color w:val="000000" w:themeColor="text1"/>
              </w:rPr>
            </w:pPr>
            <w:proofErr w:type="spellStart"/>
            <w:r w:rsidRPr="000E27BD">
              <w:rPr>
                <w:color w:val="000000" w:themeColor="text1"/>
              </w:rPr>
              <w:t>df</w:t>
            </w:r>
            <w:proofErr w:type="spellEnd"/>
          </w:p>
        </w:tc>
      </w:tr>
      <w:tr w:rsidR="000E27BD" w:rsidRPr="00917752" w14:paraId="03AD4ABC" w14:textId="14F5371E" w:rsidTr="00AA2B22">
        <w:trPr>
          <w:trHeight w:val="161"/>
        </w:trPr>
        <w:tc>
          <w:tcPr>
            <w:tcW w:w="1419" w:type="dxa"/>
            <w:tcBorders>
              <w:top w:val="double" w:sz="4" w:space="0" w:color="auto"/>
            </w:tcBorders>
          </w:tcPr>
          <w:p w14:paraId="1BF6A00A" w14:textId="2340813E" w:rsidR="000E27BD" w:rsidRPr="00AA2B22" w:rsidRDefault="00AA2B22" w:rsidP="00A7678F">
            <w:pPr>
              <w:jc w:val="center"/>
              <w:rPr>
                <w:b/>
                <w:bCs/>
                <w:color w:val="000000" w:themeColor="text1"/>
              </w:rPr>
            </w:pPr>
            <w:r w:rsidRPr="00AA2B22">
              <w:rPr>
                <w:b/>
                <w:bCs/>
                <w:color w:val="000000" w:themeColor="text1"/>
              </w:rPr>
              <w:t>[log</w:t>
            </w:r>
            <w:r w:rsidRPr="00AA2B22">
              <w:rPr>
                <w:b/>
                <w:bCs/>
                <w:color w:val="000000" w:themeColor="text1"/>
                <w:vertAlign w:val="subscript"/>
              </w:rPr>
              <w:t>10</w:t>
            </w:r>
            <w:r w:rsidRPr="00AA2B22">
              <w:rPr>
                <w:b/>
                <w:bCs/>
                <w:color w:val="000000" w:themeColor="text1"/>
              </w:rPr>
              <w:t>]RMR</w:t>
            </w:r>
          </w:p>
        </w:tc>
        <w:tc>
          <w:tcPr>
            <w:tcW w:w="1559" w:type="dxa"/>
            <w:tcBorders>
              <w:top w:val="double" w:sz="4" w:space="0" w:color="auto"/>
            </w:tcBorders>
          </w:tcPr>
          <w:p w14:paraId="5F666671" w14:textId="7222D878" w:rsidR="000E27BD" w:rsidRPr="000F2578" w:rsidRDefault="000E27BD" w:rsidP="00A7678F">
            <w:pPr>
              <w:jc w:val="center"/>
              <w:rPr>
                <w:sz w:val="20"/>
                <w:szCs w:val="20"/>
              </w:rPr>
            </w:pPr>
            <w:r>
              <w:rPr>
                <w:sz w:val="20"/>
                <w:szCs w:val="20"/>
              </w:rPr>
              <w:t>2.03</w:t>
            </w:r>
            <w:r w:rsidRPr="000E27BD">
              <w:rPr>
                <w:sz w:val="20"/>
                <w:szCs w:val="20"/>
              </w:rPr>
              <w:sym w:font="Symbol" w:char="F0B1"/>
            </w:r>
            <w:r>
              <w:rPr>
                <w:sz w:val="20"/>
                <w:szCs w:val="20"/>
              </w:rPr>
              <w:t>0.13</w:t>
            </w:r>
          </w:p>
        </w:tc>
        <w:tc>
          <w:tcPr>
            <w:tcW w:w="1843" w:type="dxa"/>
            <w:tcBorders>
              <w:top w:val="double" w:sz="4" w:space="0" w:color="auto"/>
            </w:tcBorders>
          </w:tcPr>
          <w:p w14:paraId="7674D4FA" w14:textId="06BE0F7D" w:rsidR="000E27BD" w:rsidRPr="000F2578" w:rsidRDefault="000E27BD" w:rsidP="00A7678F">
            <w:pPr>
              <w:jc w:val="center"/>
              <w:rPr>
                <w:color w:val="000000" w:themeColor="text1"/>
                <w:sz w:val="20"/>
                <w:szCs w:val="20"/>
              </w:rPr>
            </w:pPr>
            <w:r>
              <w:rPr>
                <w:color w:val="000000" w:themeColor="text1"/>
                <w:sz w:val="20"/>
                <w:szCs w:val="20"/>
              </w:rPr>
              <w:t>0.6</w:t>
            </w:r>
            <w:r w:rsidR="00840DA3">
              <w:rPr>
                <w:color w:val="000000" w:themeColor="text1"/>
                <w:sz w:val="20"/>
                <w:szCs w:val="20"/>
              </w:rPr>
              <w:t>6</w:t>
            </w:r>
            <w:r w:rsidRPr="000E27BD">
              <w:rPr>
                <w:sz w:val="20"/>
                <w:szCs w:val="20"/>
              </w:rPr>
              <w:sym w:font="Symbol" w:char="F0B1"/>
            </w:r>
            <w:r>
              <w:rPr>
                <w:sz w:val="20"/>
                <w:szCs w:val="20"/>
              </w:rPr>
              <w:t>0.05</w:t>
            </w:r>
          </w:p>
        </w:tc>
        <w:tc>
          <w:tcPr>
            <w:tcW w:w="2126" w:type="dxa"/>
            <w:tcBorders>
              <w:top w:val="double" w:sz="4" w:space="0" w:color="auto"/>
            </w:tcBorders>
          </w:tcPr>
          <w:p w14:paraId="7B1B6DC2" w14:textId="036A51B8" w:rsidR="000E27BD" w:rsidRPr="000F2578" w:rsidRDefault="000E27BD" w:rsidP="00A7678F">
            <w:pPr>
              <w:jc w:val="center"/>
              <w:rPr>
                <w:color w:val="000000" w:themeColor="text1"/>
                <w:sz w:val="20"/>
                <w:szCs w:val="20"/>
              </w:rPr>
            </w:pPr>
            <w:r>
              <w:rPr>
                <w:color w:val="000000" w:themeColor="text1"/>
                <w:sz w:val="20"/>
                <w:szCs w:val="20"/>
              </w:rPr>
              <w:t>-0.5</w:t>
            </w:r>
            <w:r w:rsidR="00840DA3">
              <w:rPr>
                <w:color w:val="000000" w:themeColor="text1"/>
                <w:sz w:val="20"/>
                <w:szCs w:val="20"/>
              </w:rPr>
              <w:t>5</w:t>
            </w:r>
            <w:r w:rsidRPr="000E27BD">
              <w:rPr>
                <w:sz w:val="20"/>
                <w:szCs w:val="20"/>
              </w:rPr>
              <w:sym w:font="Symbol" w:char="F0B1"/>
            </w:r>
            <w:r>
              <w:rPr>
                <w:sz w:val="20"/>
                <w:szCs w:val="20"/>
              </w:rPr>
              <w:t>0.14</w:t>
            </w:r>
          </w:p>
        </w:tc>
        <w:tc>
          <w:tcPr>
            <w:tcW w:w="1984" w:type="dxa"/>
            <w:tcBorders>
              <w:top w:val="double" w:sz="4" w:space="0" w:color="auto"/>
            </w:tcBorders>
          </w:tcPr>
          <w:p w14:paraId="664E9DE4" w14:textId="6D1AF48F" w:rsidR="000E27BD" w:rsidRPr="000F2578" w:rsidRDefault="000E27BD" w:rsidP="00A7678F">
            <w:pPr>
              <w:jc w:val="center"/>
              <w:rPr>
                <w:color w:val="000000" w:themeColor="text1"/>
                <w:sz w:val="20"/>
                <w:szCs w:val="20"/>
              </w:rPr>
            </w:pPr>
            <w:r>
              <w:rPr>
                <w:color w:val="000000" w:themeColor="text1"/>
                <w:sz w:val="20"/>
                <w:szCs w:val="20"/>
              </w:rPr>
              <w:t>0.1</w:t>
            </w:r>
            <w:r w:rsidR="00840DA3">
              <w:rPr>
                <w:color w:val="000000" w:themeColor="text1"/>
                <w:sz w:val="20"/>
                <w:szCs w:val="20"/>
              </w:rPr>
              <w:t>7</w:t>
            </w:r>
            <w:r w:rsidRPr="000E27BD">
              <w:rPr>
                <w:sz w:val="20"/>
                <w:szCs w:val="20"/>
              </w:rPr>
              <w:sym w:font="Symbol" w:char="F0B1"/>
            </w:r>
            <w:r>
              <w:rPr>
                <w:sz w:val="20"/>
                <w:szCs w:val="20"/>
              </w:rPr>
              <w:t>0.07</w:t>
            </w:r>
          </w:p>
        </w:tc>
        <w:tc>
          <w:tcPr>
            <w:tcW w:w="709" w:type="dxa"/>
            <w:tcBorders>
              <w:top w:val="double" w:sz="4" w:space="0" w:color="auto"/>
            </w:tcBorders>
          </w:tcPr>
          <w:p w14:paraId="486F5AC4" w14:textId="08758A4F" w:rsidR="000E27BD" w:rsidRPr="000F2578" w:rsidRDefault="00F23A96" w:rsidP="00A7678F">
            <w:pPr>
              <w:jc w:val="center"/>
              <w:rPr>
                <w:color w:val="000000" w:themeColor="text1"/>
                <w:sz w:val="20"/>
                <w:szCs w:val="20"/>
              </w:rPr>
            </w:pPr>
            <w:r>
              <w:rPr>
                <w:color w:val="000000" w:themeColor="text1"/>
                <w:sz w:val="20"/>
                <w:szCs w:val="20"/>
              </w:rPr>
              <w:t>5.33</w:t>
            </w:r>
          </w:p>
        </w:tc>
        <w:tc>
          <w:tcPr>
            <w:tcW w:w="709" w:type="dxa"/>
            <w:tcBorders>
              <w:top w:val="double" w:sz="4" w:space="0" w:color="auto"/>
            </w:tcBorders>
          </w:tcPr>
          <w:p w14:paraId="1E504461" w14:textId="3B3B8600" w:rsidR="000E27BD" w:rsidRDefault="000E27BD" w:rsidP="00A7678F">
            <w:pPr>
              <w:jc w:val="center"/>
              <w:rPr>
                <w:color w:val="000000" w:themeColor="text1"/>
                <w:sz w:val="20"/>
                <w:szCs w:val="20"/>
              </w:rPr>
            </w:pPr>
            <w:r>
              <w:rPr>
                <w:color w:val="000000" w:themeColor="text1"/>
                <w:sz w:val="20"/>
                <w:szCs w:val="20"/>
              </w:rPr>
              <w:t>1</w:t>
            </w:r>
          </w:p>
        </w:tc>
      </w:tr>
      <w:tr w:rsidR="000E27BD" w:rsidRPr="00917752" w14:paraId="4B950CA5" w14:textId="085C05D9" w:rsidTr="00AA2B22">
        <w:tc>
          <w:tcPr>
            <w:tcW w:w="1419" w:type="dxa"/>
          </w:tcPr>
          <w:p w14:paraId="2A18BDE1" w14:textId="74FC769A" w:rsidR="000E27BD" w:rsidRPr="008F6D1B" w:rsidRDefault="00AA2B22" w:rsidP="008F6D1B">
            <w:pPr>
              <w:jc w:val="center"/>
              <w:rPr>
                <w:b/>
                <w:bCs/>
                <w:color w:val="000000" w:themeColor="text1"/>
              </w:rPr>
            </w:pPr>
            <w:r w:rsidRPr="00AA2B22">
              <w:rPr>
                <w:b/>
                <w:bCs/>
                <w:color w:val="000000" w:themeColor="text1"/>
              </w:rPr>
              <w:t>[log</w:t>
            </w:r>
            <w:r w:rsidRPr="00AA2B22">
              <w:rPr>
                <w:b/>
                <w:bCs/>
                <w:color w:val="000000" w:themeColor="text1"/>
                <w:vertAlign w:val="subscript"/>
              </w:rPr>
              <w:t>10</w:t>
            </w:r>
            <w:r w:rsidRPr="00AA2B22">
              <w:rPr>
                <w:b/>
                <w:bCs/>
                <w:color w:val="000000" w:themeColor="text1"/>
              </w:rPr>
              <w:t>]</w:t>
            </w:r>
            <w:r w:rsidR="000E27BD" w:rsidRPr="008F6D1B">
              <w:rPr>
                <w:rFonts w:eastAsiaTheme="minorEastAsia"/>
                <w:b/>
                <w:bCs/>
                <w:i/>
                <w:iCs/>
                <w:color w:val="000000" w:themeColor="text1"/>
              </w:rPr>
              <w:t>f</w:t>
            </w:r>
            <w:r w:rsidR="000E27BD" w:rsidRPr="008F6D1B">
              <w:rPr>
                <w:rFonts w:eastAsiaTheme="minorEastAsia"/>
                <w:b/>
                <w:bCs/>
                <w:color w:val="000000" w:themeColor="text1"/>
                <w:vertAlign w:val="subscript"/>
              </w:rPr>
              <w:t>H</w:t>
            </w:r>
            <w:r w:rsidR="000E27BD" w:rsidRPr="008F6D1B">
              <w:rPr>
                <w:b/>
                <w:bCs/>
                <w:color w:val="000000" w:themeColor="text1"/>
              </w:rPr>
              <w:t xml:space="preserve"> </w:t>
            </w:r>
          </w:p>
        </w:tc>
        <w:tc>
          <w:tcPr>
            <w:tcW w:w="1559" w:type="dxa"/>
          </w:tcPr>
          <w:p w14:paraId="12392154" w14:textId="20EB35EE" w:rsidR="000E27BD" w:rsidRPr="000F2578" w:rsidRDefault="006C3D22" w:rsidP="008F6D1B">
            <w:pPr>
              <w:jc w:val="center"/>
              <w:rPr>
                <w:color w:val="000000" w:themeColor="text1"/>
                <w:sz w:val="20"/>
                <w:szCs w:val="20"/>
              </w:rPr>
            </w:pPr>
            <w:r>
              <w:rPr>
                <w:color w:val="000000" w:themeColor="text1"/>
                <w:sz w:val="20"/>
                <w:szCs w:val="20"/>
              </w:rPr>
              <w:t>2.</w:t>
            </w:r>
            <w:r w:rsidR="006B0B8B">
              <w:rPr>
                <w:color w:val="000000" w:themeColor="text1"/>
                <w:sz w:val="20"/>
                <w:szCs w:val="20"/>
              </w:rPr>
              <w:t>27</w:t>
            </w:r>
            <w:r w:rsidRPr="006C3D22">
              <w:rPr>
                <w:sz w:val="20"/>
                <w:szCs w:val="20"/>
              </w:rPr>
              <w:sym w:font="Symbol" w:char="F0B1"/>
            </w:r>
            <w:r>
              <w:rPr>
                <w:sz w:val="20"/>
                <w:szCs w:val="20"/>
              </w:rPr>
              <w:t>0.0</w:t>
            </w:r>
            <w:r w:rsidR="006B0B8B">
              <w:rPr>
                <w:sz w:val="20"/>
                <w:szCs w:val="20"/>
              </w:rPr>
              <w:t>8</w:t>
            </w:r>
          </w:p>
        </w:tc>
        <w:tc>
          <w:tcPr>
            <w:tcW w:w="1843" w:type="dxa"/>
          </w:tcPr>
          <w:p w14:paraId="34C05D05" w14:textId="39BD113D" w:rsidR="000E27BD" w:rsidRPr="000F2578" w:rsidRDefault="006C3D22" w:rsidP="008F6D1B">
            <w:pPr>
              <w:jc w:val="center"/>
              <w:rPr>
                <w:color w:val="000000" w:themeColor="text1"/>
                <w:sz w:val="20"/>
                <w:szCs w:val="20"/>
              </w:rPr>
            </w:pPr>
            <w:r>
              <w:rPr>
                <w:color w:val="000000" w:themeColor="text1"/>
                <w:sz w:val="20"/>
                <w:szCs w:val="20"/>
              </w:rPr>
              <w:t>-0.</w:t>
            </w:r>
            <w:r w:rsidR="006B0B8B">
              <w:rPr>
                <w:color w:val="000000" w:themeColor="text1"/>
                <w:sz w:val="20"/>
                <w:szCs w:val="20"/>
              </w:rPr>
              <w:t>19</w:t>
            </w:r>
            <w:r w:rsidRPr="006C3D22">
              <w:rPr>
                <w:sz w:val="20"/>
                <w:szCs w:val="20"/>
              </w:rPr>
              <w:sym w:font="Symbol" w:char="F0B1"/>
            </w:r>
            <w:r>
              <w:rPr>
                <w:sz w:val="20"/>
                <w:szCs w:val="20"/>
              </w:rPr>
              <w:t>0.03</w:t>
            </w:r>
          </w:p>
        </w:tc>
        <w:tc>
          <w:tcPr>
            <w:tcW w:w="2126" w:type="dxa"/>
          </w:tcPr>
          <w:p w14:paraId="52BD69EC" w14:textId="14F8F7EA" w:rsidR="000E27BD" w:rsidRPr="000F2578" w:rsidRDefault="006C3D22" w:rsidP="008F6D1B">
            <w:pPr>
              <w:jc w:val="center"/>
              <w:rPr>
                <w:color w:val="000000" w:themeColor="text1"/>
                <w:sz w:val="20"/>
                <w:szCs w:val="20"/>
              </w:rPr>
            </w:pPr>
            <w:r>
              <w:rPr>
                <w:color w:val="000000" w:themeColor="text1"/>
                <w:sz w:val="20"/>
                <w:szCs w:val="20"/>
              </w:rPr>
              <w:t>-----</w:t>
            </w:r>
          </w:p>
        </w:tc>
        <w:tc>
          <w:tcPr>
            <w:tcW w:w="1984" w:type="dxa"/>
          </w:tcPr>
          <w:p w14:paraId="47956C29" w14:textId="62FE36A0" w:rsidR="000E27BD" w:rsidRPr="000F2578" w:rsidRDefault="006C3D22" w:rsidP="008F6D1B">
            <w:pPr>
              <w:jc w:val="center"/>
              <w:rPr>
                <w:color w:val="000000" w:themeColor="text1"/>
                <w:sz w:val="20"/>
                <w:szCs w:val="20"/>
              </w:rPr>
            </w:pPr>
            <w:r>
              <w:rPr>
                <w:color w:val="000000" w:themeColor="text1"/>
                <w:sz w:val="20"/>
                <w:szCs w:val="20"/>
              </w:rPr>
              <w:t>-----</w:t>
            </w:r>
          </w:p>
        </w:tc>
        <w:tc>
          <w:tcPr>
            <w:tcW w:w="709" w:type="dxa"/>
          </w:tcPr>
          <w:p w14:paraId="787B9983" w14:textId="1A775ACA" w:rsidR="000E27BD" w:rsidRDefault="006C3D22" w:rsidP="008F6D1B">
            <w:pPr>
              <w:jc w:val="center"/>
              <w:rPr>
                <w:color w:val="000000" w:themeColor="text1"/>
                <w:sz w:val="20"/>
                <w:szCs w:val="20"/>
              </w:rPr>
            </w:pPr>
            <w:r>
              <w:rPr>
                <w:color w:val="000000" w:themeColor="text1"/>
                <w:sz w:val="20"/>
                <w:szCs w:val="20"/>
              </w:rPr>
              <w:t>32.5</w:t>
            </w:r>
          </w:p>
        </w:tc>
        <w:tc>
          <w:tcPr>
            <w:tcW w:w="709" w:type="dxa"/>
          </w:tcPr>
          <w:p w14:paraId="4D5909AF" w14:textId="6FE2CA8D" w:rsidR="000E27BD" w:rsidRDefault="006C3D22" w:rsidP="008F6D1B">
            <w:pPr>
              <w:jc w:val="center"/>
              <w:rPr>
                <w:color w:val="000000" w:themeColor="text1"/>
                <w:sz w:val="20"/>
                <w:szCs w:val="20"/>
              </w:rPr>
            </w:pPr>
            <w:r>
              <w:rPr>
                <w:color w:val="000000" w:themeColor="text1"/>
                <w:sz w:val="20"/>
                <w:szCs w:val="20"/>
              </w:rPr>
              <w:t>1</w:t>
            </w:r>
          </w:p>
        </w:tc>
      </w:tr>
      <w:tr w:rsidR="00AA2B22" w:rsidRPr="00917752" w14:paraId="7C62FF96" w14:textId="6BD54CB9" w:rsidTr="00AA2B22">
        <w:tc>
          <w:tcPr>
            <w:tcW w:w="1419" w:type="dxa"/>
          </w:tcPr>
          <w:p w14:paraId="30130476" w14:textId="145EDDFF" w:rsidR="00AA2B22" w:rsidRPr="00545332" w:rsidRDefault="00AA2B22" w:rsidP="00AA2B22">
            <w:pPr>
              <w:jc w:val="center"/>
              <w:rPr>
                <w:b/>
                <w:bCs/>
                <w:color w:val="000000" w:themeColor="text1"/>
              </w:rPr>
            </w:pPr>
            <w:r w:rsidRPr="00AA2B22">
              <w:rPr>
                <w:b/>
                <w:bCs/>
                <w:color w:val="000000" w:themeColor="text1"/>
              </w:rPr>
              <w:t>[log</w:t>
            </w:r>
            <w:r w:rsidRPr="00AA2B22">
              <w:rPr>
                <w:b/>
                <w:bCs/>
                <w:color w:val="000000" w:themeColor="text1"/>
                <w:vertAlign w:val="subscript"/>
              </w:rPr>
              <w:t>10</w:t>
            </w:r>
            <w:r w:rsidRPr="00AA2B22">
              <w:rPr>
                <w:b/>
                <w:bCs/>
                <w:color w:val="000000" w:themeColor="text1"/>
              </w:rPr>
              <w:t>]</w:t>
            </w:r>
            <w:r w:rsidRPr="00545332">
              <w:rPr>
                <w:b/>
                <w:bCs/>
                <w:color w:val="000000" w:themeColor="text1"/>
              </w:rPr>
              <w:t>SV</w:t>
            </w:r>
          </w:p>
        </w:tc>
        <w:tc>
          <w:tcPr>
            <w:tcW w:w="1559" w:type="dxa"/>
          </w:tcPr>
          <w:p w14:paraId="649EF9A2" w14:textId="70B0990C" w:rsidR="00AA2B22" w:rsidRPr="00545332" w:rsidRDefault="00AA2B22" w:rsidP="00AA2B22">
            <w:pPr>
              <w:jc w:val="center"/>
              <w:rPr>
                <w:color w:val="000000" w:themeColor="text1"/>
                <w:sz w:val="20"/>
                <w:szCs w:val="20"/>
              </w:rPr>
            </w:pPr>
            <w:r>
              <w:rPr>
                <w:color w:val="000000" w:themeColor="text1"/>
                <w:sz w:val="20"/>
                <w:szCs w:val="20"/>
              </w:rPr>
              <w:t>0.07</w:t>
            </w:r>
            <w:r w:rsidRPr="00AA2B22">
              <w:rPr>
                <w:sz w:val="20"/>
                <w:szCs w:val="20"/>
              </w:rPr>
              <w:sym w:font="Symbol" w:char="F0B1"/>
            </w:r>
            <w:r>
              <w:rPr>
                <w:sz w:val="20"/>
                <w:szCs w:val="20"/>
              </w:rPr>
              <w:t>0.14</w:t>
            </w:r>
          </w:p>
        </w:tc>
        <w:tc>
          <w:tcPr>
            <w:tcW w:w="1843" w:type="dxa"/>
          </w:tcPr>
          <w:p w14:paraId="41DBA2BA" w14:textId="59776187" w:rsidR="00AA2B22" w:rsidRPr="00545332" w:rsidRDefault="00AA2B22" w:rsidP="00AA2B22">
            <w:pPr>
              <w:jc w:val="center"/>
              <w:rPr>
                <w:color w:val="000000" w:themeColor="text1"/>
                <w:sz w:val="20"/>
                <w:szCs w:val="20"/>
              </w:rPr>
            </w:pPr>
            <w:r>
              <w:rPr>
                <w:color w:val="000000" w:themeColor="text1"/>
                <w:sz w:val="20"/>
                <w:szCs w:val="20"/>
              </w:rPr>
              <w:t>1.03</w:t>
            </w:r>
            <w:r w:rsidRPr="00AA2B22">
              <w:rPr>
                <w:sz w:val="20"/>
                <w:szCs w:val="20"/>
              </w:rPr>
              <w:sym w:font="Symbol" w:char="F0B1"/>
            </w:r>
            <w:r>
              <w:rPr>
                <w:sz w:val="20"/>
                <w:szCs w:val="20"/>
              </w:rPr>
              <w:t>0.05</w:t>
            </w:r>
          </w:p>
        </w:tc>
        <w:tc>
          <w:tcPr>
            <w:tcW w:w="2126" w:type="dxa"/>
          </w:tcPr>
          <w:p w14:paraId="21FEA279" w14:textId="61021334" w:rsidR="00AA2B22" w:rsidRPr="00545332" w:rsidRDefault="00AA2B22" w:rsidP="00AA2B22">
            <w:pPr>
              <w:jc w:val="center"/>
              <w:rPr>
                <w:color w:val="000000" w:themeColor="text1"/>
                <w:sz w:val="20"/>
                <w:szCs w:val="20"/>
              </w:rPr>
            </w:pPr>
            <w:r>
              <w:rPr>
                <w:color w:val="000000" w:themeColor="text1"/>
                <w:sz w:val="20"/>
                <w:szCs w:val="20"/>
              </w:rPr>
              <w:t>-----</w:t>
            </w:r>
          </w:p>
        </w:tc>
        <w:tc>
          <w:tcPr>
            <w:tcW w:w="1984" w:type="dxa"/>
          </w:tcPr>
          <w:p w14:paraId="40ABBAD2" w14:textId="27A7983F" w:rsidR="00AA2B22" w:rsidRPr="000F2578" w:rsidRDefault="00AA2B22" w:rsidP="00AA2B22">
            <w:pPr>
              <w:jc w:val="center"/>
              <w:rPr>
                <w:color w:val="000000" w:themeColor="text1"/>
                <w:sz w:val="20"/>
                <w:szCs w:val="20"/>
              </w:rPr>
            </w:pPr>
            <w:r>
              <w:rPr>
                <w:color w:val="000000" w:themeColor="text1"/>
                <w:sz w:val="20"/>
                <w:szCs w:val="20"/>
              </w:rPr>
              <w:t>-----</w:t>
            </w:r>
          </w:p>
        </w:tc>
        <w:tc>
          <w:tcPr>
            <w:tcW w:w="709" w:type="dxa"/>
          </w:tcPr>
          <w:p w14:paraId="4A31866E" w14:textId="332767D7" w:rsidR="00AA2B22" w:rsidRPr="00545332" w:rsidRDefault="00AA2B22" w:rsidP="00AA2B22">
            <w:pPr>
              <w:jc w:val="center"/>
              <w:rPr>
                <w:color w:val="000000" w:themeColor="text1"/>
                <w:sz w:val="20"/>
                <w:szCs w:val="20"/>
              </w:rPr>
            </w:pPr>
            <w:r>
              <w:rPr>
                <w:color w:val="000000" w:themeColor="text1"/>
                <w:sz w:val="20"/>
                <w:szCs w:val="20"/>
              </w:rPr>
              <w:t>60.8</w:t>
            </w:r>
          </w:p>
        </w:tc>
        <w:tc>
          <w:tcPr>
            <w:tcW w:w="709" w:type="dxa"/>
          </w:tcPr>
          <w:p w14:paraId="70ED405A" w14:textId="09C771C9" w:rsidR="00AA2B22" w:rsidRPr="00545332" w:rsidRDefault="00AA2B22" w:rsidP="00AA2B22">
            <w:pPr>
              <w:jc w:val="center"/>
              <w:rPr>
                <w:color w:val="000000" w:themeColor="text1"/>
                <w:sz w:val="20"/>
                <w:szCs w:val="20"/>
              </w:rPr>
            </w:pPr>
            <w:r>
              <w:rPr>
                <w:color w:val="000000" w:themeColor="text1"/>
                <w:sz w:val="20"/>
                <w:szCs w:val="20"/>
              </w:rPr>
              <w:t>1</w:t>
            </w:r>
          </w:p>
        </w:tc>
      </w:tr>
      <w:tr w:rsidR="00474996" w:rsidRPr="00917752" w14:paraId="7790C6AD" w14:textId="58CAB34E" w:rsidTr="00AA2B22">
        <w:tc>
          <w:tcPr>
            <w:tcW w:w="1419" w:type="dxa"/>
          </w:tcPr>
          <w:p w14:paraId="7CF41167" w14:textId="1677306B" w:rsidR="00474996" w:rsidRPr="008F6D1B" w:rsidRDefault="00474996" w:rsidP="00474996">
            <w:pPr>
              <w:jc w:val="center"/>
              <w:rPr>
                <w:b/>
                <w:bCs/>
                <w:color w:val="000000" w:themeColor="text1"/>
              </w:rPr>
            </w:pPr>
            <w:r w:rsidRPr="00AA2B22">
              <w:rPr>
                <w:b/>
                <w:bCs/>
                <w:color w:val="000000" w:themeColor="text1"/>
              </w:rPr>
              <w:t>[log</w:t>
            </w:r>
            <w:r w:rsidRPr="00AA2B22">
              <w:rPr>
                <w:b/>
                <w:bCs/>
                <w:color w:val="000000" w:themeColor="text1"/>
                <w:vertAlign w:val="subscript"/>
              </w:rPr>
              <w:t>10</w:t>
            </w:r>
            <w:r w:rsidRPr="00AA2B22">
              <w:rPr>
                <w:b/>
                <w:bCs/>
                <w:color w:val="000000" w:themeColor="text1"/>
              </w:rPr>
              <w:t>]</w:t>
            </w:r>
            <w:proofErr w:type="spellStart"/>
            <w:r w:rsidRPr="008F6D1B">
              <w:rPr>
                <w:rFonts w:eastAsiaTheme="minorEastAsia"/>
                <w:b/>
                <w:bCs/>
                <w:i/>
                <w:iCs/>
                <w:noProof/>
                <w:color w:val="000000" w:themeColor="text1"/>
              </w:rPr>
              <w:t>f</w:t>
            </w:r>
            <w:r w:rsidRPr="008F6D1B">
              <w:rPr>
                <w:rFonts w:eastAsiaTheme="minorEastAsia"/>
                <w:b/>
                <w:bCs/>
                <w:noProof/>
                <w:color w:val="000000" w:themeColor="text1"/>
                <w:vertAlign w:val="subscript"/>
              </w:rPr>
              <w:t>R</w:t>
            </w:r>
            <w:proofErr w:type="spellEnd"/>
            <w:r w:rsidRPr="008F6D1B">
              <w:rPr>
                <w:b/>
                <w:bCs/>
                <w:color w:val="000000" w:themeColor="text1"/>
              </w:rPr>
              <w:t xml:space="preserve"> </w:t>
            </w:r>
          </w:p>
        </w:tc>
        <w:tc>
          <w:tcPr>
            <w:tcW w:w="1559" w:type="dxa"/>
          </w:tcPr>
          <w:p w14:paraId="3A4C9C9F" w14:textId="45847F5C" w:rsidR="00474996" w:rsidRPr="000F2578" w:rsidRDefault="00187D9B" w:rsidP="00474996">
            <w:pPr>
              <w:jc w:val="center"/>
              <w:rPr>
                <w:color w:val="000000" w:themeColor="text1"/>
                <w:sz w:val="20"/>
                <w:szCs w:val="20"/>
              </w:rPr>
            </w:pPr>
            <w:r>
              <w:rPr>
                <w:color w:val="000000" w:themeColor="text1"/>
                <w:sz w:val="20"/>
                <w:szCs w:val="20"/>
              </w:rPr>
              <w:t>1.</w:t>
            </w:r>
            <w:r w:rsidR="00013DFE">
              <w:rPr>
                <w:color w:val="000000" w:themeColor="text1"/>
                <w:sz w:val="20"/>
                <w:szCs w:val="20"/>
              </w:rPr>
              <w:t>14</w:t>
            </w:r>
            <w:r w:rsidRPr="00187D9B">
              <w:rPr>
                <w:sz w:val="20"/>
                <w:szCs w:val="20"/>
              </w:rPr>
              <w:sym w:font="Symbol" w:char="F0B1"/>
            </w:r>
            <w:r>
              <w:rPr>
                <w:sz w:val="20"/>
                <w:szCs w:val="20"/>
              </w:rPr>
              <w:t>0.19</w:t>
            </w:r>
          </w:p>
        </w:tc>
        <w:tc>
          <w:tcPr>
            <w:tcW w:w="1843" w:type="dxa"/>
          </w:tcPr>
          <w:p w14:paraId="28215183" w14:textId="15935EB1" w:rsidR="00474996" w:rsidRPr="000F2578" w:rsidRDefault="00474996" w:rsidP="00474996">
            <w:pPr>
              <w:jc w:val="center"/>
              <w:rPr>
                <w:color w:val="000000" w:themeColor="text1"/>
                <w:sz w:val="20"/>
                <w:szCs w:val="20"/>
              </w:rPr>
            </w:pPr>
            <w:r>
              <w:rPr>
                <w:color w:val="000000" w:themeColor="text1"/>
                <w:sz w:val="20"/>
                <w:szCs w:val="20"/>
              </w:rPr>
              <w:t>-</w:t>
            </w:r>
            <w:r w:rsidR="00187D9B">
              <w:rPr>
                <w:color w:val="000000" w:themeColor="text1"/>
                <w:sz w:val="20"/>
                <w:szCs w:val="20"/>
              </w:rPr>
              <w:t>0.</w:t>
            </w:r>
            <w:r w:rsidR="00013DFE">
              <w:rPr>
                <w:color w:val="000000" w:themeColor="text1"/>
                <w:sz w:val="20"/>
                <w:szCs w:val="20"/>
              </w:rPr>
              <w:t>2</w:t>
            </w:r>
            <w:r w:rsidR="00187D9B">
              <w:rPr>
                <w:color w:val="000000" w:themeColor="text1"/>
                <w:sz w:val="20"/>
                <w:szCs w:val="20"/>
              </w:rPr>
              <w:t>2</w:t>
            </w:r>
            <w:r w:rsidRPr="009A108F">
              <w:rPr>
                <w:sz w:val="20"/>
                <w:szCs w:val="20"/>
              </w:rPr>
              <w:sym w:font="Symbol" w:char="F0B1"/>
            </w:r>
            <w:r>
              <w:rPr>
                <w:sz w:val="20"/>
                <w:szCs w:val="20"/>
              </w:rPr>
              <w:t xml:space="preserve"> 0.</w:t>
            </w:r>
            <w:r w:rsidR="00187D9B">
              <w:rPr>
                <w:sz w:val="20"/>
                <w:szCs w:val="20"/>
              </w:rPr>
              <w:t>0</w:t>
            </w:r>
            <w:r w:rsidR="00013DFE">
              <w:rPr>
                <w:sz w:val="20"/>
                <w:szCs w:val="20"/>
              </w:rPr>
              <w:t>5</w:t>
            </w:r>
          </w:p>
        </w:tc>
        <w:tc>
          <w:tcPr>
            <w:tcW w:w="2126" w:type="dxa"/>
          </w:tcPr>
          <w:p w14:paraId="2140C896" w14:textId="60EBC54A" w:rsidR="00474996" w:rsidRPr="000F2578" w:rsidRDefault="00187D9B" w:rsidP="00474996">
            <w:pPr>
              <w:jc w:val="center"/>
              <w:rPr>
                <w:color w:val="000000" w:themeColor="text1"/>
                <w:sz w:val="20"/>
                <w:szCs w:val="20"/>
              </w:rPr>
            </w:pPr>
            <w:r>
              <w:rPr>
                <w:color w:val="000000" w:themeColor="text1"/>
                <w:sz w:val="20"/>
                <w:szCs w:val="20"/>
              </w:rPr>
              <w:t>0.</w:t>
            </w:r>
            <w:r w:rsidR="00013DFE">
              <w:rPr>
                <w:color w:val="000000" w:themeColor="text1"/>
                <w:sz w:val="20"/>
                <w:szCs w:val="20"/>
              </w:rPr>
              <w:t>48</w:t>
            </w:r>
            <w:r w:rsidRPr="00187D9B">
              <w:rPr>
                <w:sz w:val="20"/>
                <w:szCs w:val="20"/>
              </w:rPr>
              <w:sym w:font="Symbol" w:char="F0B1"/>
            </w:r>
            <w:r>
              <w:rPr>
                <w:sz w:val="20"/>
                <w:szCs w:val="20"/>
              </w:rPr>
              <w:t>0.</w:t>
            </w:r>
            <w:r w:rsidR="00013DFE">
              <w:rPr>
                <w:sz w:val="20"/>
                <w:szCs w:val="20"/>
              </w:rPr>
              <w:t>09</w:t>
            </w:r>
          </w:p>
        </w:tc>
        <w:tc>
          <w:tcPr>
            <w:tcW w:w="1984" w:type="dxa"/>
          </w:tcPr>
          <w:p w14:paraId="4D5BEC99" w14:textId="7EE3A1A5" w:rsidR="00474996" w:rsidRPr="000F2578" w:rsidRDefault="00013DFE" w:rsidP="00474996">
            <w:pPr>
              <w:jc w:val="center"/>
              <w:rPr>
                <w:color w:val="000000" w:themeColor="text1"/>
                <w:sz w:val="20"/>
                <w:szCs w:val="20"/>
              </w:rPr>
            </w:pPr>
            <w:r>
              <w:rPr>
                <w:color w:val="000000" w:themeColor="text1"/>
                <w:sz w:val="20"/>
                <w:szCs w:val="20"/>
              </w:rPr>
              <w:t>-----</w:t>
            </w:r>
          </w:p>
        </w:tc>
        <w:tc>
          <w:tcPr>
            <w:tcW w:w="709" w:type="dxa"/>
          </w:tcPr>
          <w:p w14:paraId="194D4C24" w14:textId="1307D8BC" w:rsidR="00474996" w:rsidRDefault="00B00B4E" w:rsidP="00474996">
            <w:pPr>
              <w:jc w:val="center"/>
              <w:rPr>
                <w:color w:val="000000" w:themeColor="text1"/>
                <w:sz w:val="20"/>
                <w:szCs w:val="20"/>
              </w:rPr>
            </w:pPr>
            <w:r>
              <w:rPr>
                <w:color w:val="000000" w:themeColor="text1"/>
                <w:sz w:val="20"/>
                <w:szCs w:val="20"/>
              </w:rPr>
              <w:t>1</w:t>
            </w:r>
            <w:r w:rsidR="00187D9B">
              <w:rPr>
                <w:color w:val="000000" w:themeColor="text1"/>
                <w:sz w:val="20"/>
                <w:szCs w:val="20"/>
              </w:rPr>
              <w:t>3.</w:t>
            </w:r>
            <w:r>
              <w:rPr>
                <w:color w:val="000000" w:themeColor="text1"/>
                <w:sz w:val="20"/>
                <w:szCs w:val="20"/>
              </w:rPr>
              <w:t>9</w:t>
            </w:r>
          </w:p>
        </w:tc>
        <w:tc>
          <w:tcPr>
            <w:tcW w:w="709" w:type="dxa"/>
          </w:tcPr>
          <w:p w14:paraId="734DA5DA" w14:textId="64A7594C" w:rsidR="00474996" w:rsidRDefault="00187D9B" w:rsidP="00474996">
            <w:pPr>
              <w:jc w:val="center"/>
              <w:rPr>
                <w:color w:val="000000" w:themeColor="text1"/>
                <w:sz w:val="20"/>
                <w:szCs w:val="20"/>
              </w:rPr>
            </w:pPr>
            <w:r>
              <w:rPr>
                <w:color w:val="000000" w:themeColor="text1"/>
                <w:sz w:val="20"/>
                <w:szCs w:val="20"/>
              </w:rPr>
              <w:t>1</w:t>
            </w:r>
          </w:p>
        </w:tc>
      </w:tr>
      <w:tr w:rsidR="00474996" w:rsidRPr="00917752" w14:paraId="76483002" w14:textId="04E09954" w:rsidTr="00AA2B22">
        <w:tc>
          <w:tcPr>
            <w:tcW w:w="1419" w:type="dxa"/>
          </w:tcPr>
          <w:p w14:paraId="0822D7C2" w14:textId="44B45C23" w:rsidR="00474996" w:rsidRPr="008F6D1B" w:rsidRDefault="00474996" w:rsidP="00474996">
            <w:pPr>
              <w:jc w:val="center"/>
              <w:rPr>
                <w:b/>
                <w:bCs/>
                <w:color w:val="000000" w:themeColor="text1"/>
              </w:rPr>
            </w:pPr>
            <w:r w:rsidRPr="00AA2B22">
              <w:rPr>
                <w:b/>
                <w:bCs/>
                <w:color w:val="000000" w:themeColor="text1"/>
              </w:rPr>
              <w:t>[log</w:t>
            </w:r>
            <w:r w:rsidRPr="00AA2B22">
              <w:rPr>
                <w:b/>
                <w:bCs/>
                <w:color w:val="000000" w:themeColor="text1"/>
                <w:vertAlign w:val="subscript"/>
              </w:rPr>
              <w:t>10</w:t>
            </w:r>
            <w:r w:rsidRPr="00AA2B22">
              <w:rPr>
                <w:b/>
                <w:bCs/>
                <w:color w:val="000000" w:themeColor="text1"/>
              </w:rPr>
              <w:t>]</w:t>
            </w:r>
            <w:ins w:id="204" w:author="Andreas Fahlman" w:date="2022-06-23T16:12:00Z">
              <w:r w:rsidR="00D10DA7" w:rsidRPr="00D10DA7">
                <w:rPr>
                  <w:b/>
                  <w:bCs/>
                  <w:i/>
                  <w:iCs/>
                  <w:color w:val="000000" w:themeColor="text1"/>
                </w:rPr>
                <w:t>V</w:t>
              </w:r>
              <w:r w:rsidR="00D10DA7" w:rsidRPr="00D10DA7">
                <w:rPr>
                  <w:b/>
                  <w:bCs/>
                  <w:color w:val="000000" w:themeColor="text1"/>
                  <w:vertAlign w:val="subscript"/>
                </w:rPr>
                <w:t>T</w:t>
              </w:r>
            </w:ins>
            <w:del w:id="205" w:author="Andreas Fahlman" w:date="2022-06-23T16:12:00Z">
              <w:r w:rsidRPr="008F6D1B" w:rsidDel="00D10DA7">
                <w:rPr>
                  <w:b/>
                  <w:bCs/>
                  <w:color w:val="000000" w:themeColor="text1"/>
                </w:rPr>
                <w:delText>VT</w:delText>
              </w:r>
            </w:del>
          </w:p>
        </w:tc>
        <w:tc>
          <w:tcPr>
            <w:tcW w:w="1559" w:type="dxa"/>
          </w:tcPr>
          <w:p w14:paraId="3BBBD929" w14:textId="3F049172" w:rsidR="00474996" w:rsidRPr="000F2578" w:rsidRDefault="00066344" w:rsidP="00474996">
            <w:pPr>
              <w:jc w:val="center"/>
              <w:rPr>
                <w:color w:val="000000" w:themeColor="text1"/>
                <w:sz w:val="20"/>
                <w:szCs w:val="20"/>
              </w:rPr>
            </w:pPr>
            <w:r>
              <w:rPr>
                <w:color w:val="000000" w:themeColor="text1"/>
                <w:sz w:val="20"/>
                <w:szCs w:val="20"/>
              </w:rPr>
              <w:t>1.66</w:t>
            </w:r>
            <w:r w:rsidRPr="00066344">
              <w:rPr>
                <w:sz w:val="20"/>
                <w:szCs w:val="20"/>
              </w:rPr>
              <w:sym w:font="Symbol" w:char="F0B1"/>
            </w:r>
            <w:r>
              <w:rPr>
                <w:sz w:val="20"/>
                <w:szCs w:val="20"/>
              </w:rPr>
              <w:t>0.15</w:t>
            </w:r>
          </w:p>
        </w:tc>
        <w:tc>
          <w:tcPr>
            <w:tcW w:w="1843" w:type="dxa"/>
          </w:tcPr>
          <w:p w14:paraId="3086CFC3" w14:textId="779E04ED" w:rsidR="00474996" w:rsidRPr="000F2578" w:rsidRDefault="00066344" w:rsidP="00474996">
            <w:pPr>
              <w:jc w:val="center"/>
              <w:rPr>
                <w:color w:val="000000" w:themeColor="text1"/>
                <w:sz w:val="20"/>
                <w:szCs w:val="20"/>
              </w:rPr>
            </w:pPr>
            <w:r>
              <w:rPr>
                <w:color w:val="000000" w:themeColor="text1"/>
                <w:sz w:val="20"/>
                <w:szCs w:val="20"/>
              </w:rPr>
              <w:t>0.91</w:t>
            </w:r>
            <w:r w:rsidRPr="00066344">
              <w:rPr>
                <w:sz w:val="20"/>
                <w:szCs w:val="20"/>
              </w:rPr>
              <w:sym w:font="Symbol" w:char="F0B1"/>
            </w:r>
            <w:r>
              <w:rPr>
                <w:sz w:val="20"/>
                <w:szCs w:val="20"/>
              </w:rPr>
              <w:t>0.05</w:t>
            </w:r>
          </w:p>
        </w:tc>
        <w:tc>
          <w:tcPr>
            <w:tcW w:w="2126" w:type="dxa"/>
          </w:tcPr>
          <w:p w14:paraId="3EDD4BD3" w14:textId="6B9434D6" w:rsidR="00474996" w:rsidRPr="000F2578" w:rsidRDefault="00066344" w:rsidP="00474996">
            <w:pPr>
              <w:jc w:val="center"/>
              <w:rPr>
                <w:color w:val="000000" w:themeColor="text1"/>
                <w:sz w:val="20"/>
                <w:szCs w:val="20"/>
              </w:rPr>
            </w:pPr>
            <w:r>
              <w:rPr>
                <w:color w:val="000000" w:themeColor="text1"/>
                <w:sz w:val="20"/>
                <w:szCs w:val="20"/>
              </w:rPr>
              <w:t>-0.47</w:t>
            </w:r>
            <w:r w:rsidRPr="00066344">
              <w:rPr>
                <w:sz w:val="20"/>
                <w:szCs w:val="20"/>
              </w:rPr>
              <w:sym w:font="Symbol" w:char="F0B1"/>
            </w:r>
            <w:r>
              <w:rPr>
                <w:sz w:val="20"/>
                <w:szCs w:val="20"/>
              </w:rPr>
              <w:t>0.07</w:t>
            </w:r>
          </w:p>
        </w:tc>
        <w:tc>
          <w:tcPr>
            <w:tcW w:w="1984" w:type="dxa"/>
          </w:tcPr>
          <w:p w14:paraId="4AB2AB47" w14:textId="53DDFEB9" w:rsidR="00474996" w:rsidRPr="000F2578" w:rsidRDefault="00187D9B" w:rsidP="00474996">
            <w:pPr>
              <w:jc w:val="center"/>
              <w:rPr>
                <w:color w:val="000000" w:themeColor="text1"/>
                <w:sz w:val="20"/>
                <w:szCs w:val="20"/>
              </w:rPr>
            </w:pPr>
            <w:r>
              <w:rPr>
                <w:color w:val="000000" w:themeColor="text1"/>
                <w:sz w:val="20"/>
                <w:szCs w:val="20"/>
              </w:rPr>
              <w:t>-----</w:t>
            </w:r>
          </w:p>
        </w:tc>
        <w:tc>
          <w:tcPr>
            <w:tcW w:w="709" w:type="dxa"/>
          </w:tcPr>
          <w:p w14:paraId="43C0D55E" w14:textId="7C272848" w:rsidR="00474996" w:rsidRDefault="00066344" w:rsidP="00474996">
            <w:pPr>
              <w:jc w:val="center"/>
              <w:rPr>
                <w:color w:val="000000" w:themeColor="text1"/>
                <w:sz w:val="20"/>
                <w:szCs w:val="20"/>
              </w:rPr>
            </w:pPr>
            <w:r>
              <w:rPr>
                <w:color w:val="000000" w:themeColor="text1"/>
                <w:sz w:val="20"/>
                <w:szCs w:val="20"/>
              </w:rPr>
              <w:t>22.1</w:t>
            </w:r>
          </w:p>
        </w:tc>
        <w:tc>
          <w:tcPr>
            <w:tcW w:w="709" w:type="dxa"/>
          </w:tcPr>
          <w:p w14:paraId="3766EC2E" w14:textId="054145ED" w:rsidR="00474996" w:rsidRDefault="00066344" w:rsidP="00474996">
            <w:pPr>
              <w:jc w:val="center"/>
              <w:rPr>
                <w:color w:val="000000" w:themeColor="text1"/>
                <w:sz w:val="20"/>
                <w:szCs w:val="20"/>
              </w:rPr>
            </w:pPr>
            <w:r>
              <w:rPr>
                <w:color w:val="000000" w:themeColor="text1"/>
                <w:sz w:val="20"/>
                <w:szCs w:val="20"/>
              </w:rPr>
              <w:t>1</w:t>
            </w:r>
          </w:p>
        </w:tc>
      </w:tr>
    </w:tbl>
    <w:p w14:paraId="4A66AD6B" w14:textId="77777777" w:rsidR="002E1ED1" w:rsidRPr="00917752" w:rsidRDefault="002E1ED1" w:rsidP="00457850">
      <w:pPr>
        <w:rPr>
          <w:b/>
          <w:bCs/>
          <w:color w:val="000000" w:themeColor="text1"/>
        </w:rPr>
      </w:pPr>
    </w:p>
    <w:p w14:paraId="6017C2E7" w14:textId="7E4C1613" w:rsidR="003F3EB2" w:rsidRDefault="003F3EB2">
      <w:pPr>
        <w:rPr>
          <w:b/>
          <w:bCs/>
          <w:color w:val="000000" w:themeColor="text1"/>
        </w:rPr>
      </w:pPr>
    </w:p>
    <w:p w14:paraId="5FDA4CD0" w14:textId="77777777" w:rsidR="002E1ED1" w:rsidRPr="00917752" w:rsidRDefault="002E1ED1" w:rsidP="00457850">
      <w:pPr>
        <w:rPr>
          <w:b/>
          <w:bCs/>
          <w:color w:val="000000" w:themeColor="text1"/>
        </w:rPr>
      </w:pPr>
    </w:p>
    <w:p w14:paraId="0A9CFA61" w14:textId="77777777" w:rsidR="002E1ED1" w:rsidRPr="00917752" w:rsidRDefault="002E1ED1" w:rsidP="00457850">
      <w:pPr>
        <w:rPr>
          <w:b/>
          <w:bCs/>
          <w:color w:val="000000" w:themeColor="text1"/>
        </w:rPr>
      </w:pPr>
    </w:p>
    <w:p w14:paraId="433E0247" w14:textId="7038D167" w:rsidR="00713688" w:rsidRDefault="00850E51" w:rsidP="00457850">
      <w:pPr>
        <w:rPr>
          <w:color w:val="000000" w:themeColor="text1"/>
        </w:rPr>
      </w:pPr>
      <w:r>
        <w:rPr>
          <w:b/>
          <w:bCs/>
          <w:color w:val="000000" w:themeColor="text1"/>
        </w:rPr>
        <w:t xml:space="preserve">Figure 1. </w:t>
      </w:r>
      <w:r w:rsidR="00763E54">
        <w:rPr>
          <w:color w:val="000000" w:themeColor="text1"/>
        </w:rPr>
        <w:t>The</w:t>
      </w:r>
      <w:r>
        <w:rPr>
          <w:color w:val="000000" w:themeColor="text1"/>
        </w:rPr>
        <w:t xml:space="preserve"> hypotheses tested in the current study. </w:t>
      </w:r>
      <w:r w:rsidR="00763E54">
        <w:rPr>
          <w:color w:val="000000" w:themeColor="text1"/>
        </w:rPr>
        <w:t>O</w:t>
      </w:r>
      <w:r>
        <w:rPr>
          <w:color w:val="000000" w:themeColor="text1"/>
        </w:rPr>
        <w:t xml:space="preserve">xygen flow from the atmosphere to the cell </w:t>
      </w:r>
      <w:r w:rsidR="003D6620">
        <w:rPr>
          <w:color w:val="000000" w:themeColor="text1"/>
        </w:rPr>
        <w:t>is</w:t>
      </w:r>
      <w:r>
        <w:rPr>
          <w:color w:val="000000" w:themeColor="text1"/>
        </w:rPr>
        <w:t xml:space="preserve"> expected to be different if basal metabolic rate (BMR) is different between aquatic and terrestrial mammals.</w:t>
      </w:r>
    </w:p>
    <w:p w14:paraId="3CEA299F" w14:textId="26DFBE89" w:rsidR="00850E51" w:rsidRDefault="009404C6" w:rsidP="00457850">
      <w:pPr>
        <w:rPr>
          <w:color w:val="000000" w:themeColor="text1"/>
        </w:rPr>
      </w:pPr>
      <w:r>
        <w:rPr>
          <w:noProof/>
          <w:color w:val="000000" w:themeColor="text1"/>
        </w:rPr>
        <w:lastRenderedPageBreak/>
        <w:drawing>
          <wp:inline distT="0" distB="0" distL="0" distR="0" wp14:anchorId="709D5626" wp14:editId="37540246">
            <wp:extent cx="5943600" cy="45123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7"/>
                    <a:stretch>
                      <a:fillRect/>
                    </a:stretch>
                  </pic:blipFill>
                  <pic:spPr>
                    <a:xfrm>
                      <a:off x="0" y="0"/>
                      <a:ext cx="5943600" cy="4512310"/>
                    </a:xfrm>
                    <a:prstGeom prst="rect">
                      <a:avLst/>
                    </a:prstGeom>
                  </pic:spPr>
                </pic:pic>
              </a:graphicData>
            </a:graphic>
          </wp:inline>
        </w:drawing>
      </w:r>
    </w:p>
    <w:p w14:paraId="7E4B8BB4" w14:textId="79B33013" w:rsidR="00850E51" w:rsidRDefault="00850E51" w:rsidP="00457850">
      <w:pPr>
        <w:rPr>
          <w:b/>
          <w:bCs/>
          <w:color w:val="000000" w:themeColor="text1"/>
        </w:rPr>
      </w:pPr>
    </w:p>
    <w:p w14:paraId="333B7B84" w14:textId="77777777" w:rsidR="00C714FE" w:rsidRDefault="00C714FE">
      <w:pPr>
        <w:rPr>
          <w:b/>
          <w:bCs/>
          <w:color w:val="000000" w:themeColor="text1"/>
        </w:rPr>
      </w:pPr>
      <w:r>
        <w:rPr>
          <w:b/>
          <w:bCs/>
          <w:color w:val="000000" w:themeColor="text1"/>
        </w:rPr>
        <w:br w:type="page"/>
      </w:r>
    </w:p>
    <w:p w14:paraId="0BFE4C00" w14:textId="73BE79BE" w:rsidR="000D1273" w:rsidRPr="00755CEA" w:rsidRDefault="00715E54" w:rsidP="000D1273">
      <w:pPr>
        <w:rPr>
          <w:color w:val="000000" w:themeColor="text1"/>
        </w:rPr>
      </w:pPr>
      <w:r>
        <w:rPr>
          <w:b/>
          <w:bCs/>
          <w:color w:val="000000" w:themeColor="text1"/>
        </w:rPr>
        <w:lastRenderedPageBreak/>
        <w:t xml:space="preserve">Figure </w:t>
      </w:r>
      <w:r w:rsidR="00850E51">
        <w:rPr>
          <w:b/>
          <w:bCs/>
          <w:color w:val="000000" w:themeColor="text1"/>
        </w:rPr>
        <w:t>2</w:t>
      </w:r>
      <w:r>
        <w:rPr>
          <w:b/>
          <w:bCs/>
          <w:color w:val="000000" w:themeColor="text1"/>
        </w:rPr>
        <w:t xml:space="preserve">. </w:t>
      </w:r>
      <w:r w:rsidR="00434B9A">
        <w:rPr>
          <w:b/>
          <w:bCs/>
          <w:color w:val="000000" w:themeColor="text1"/>
        </w:rPr>
        <w:t xml:space="preserve">A) </w:t>
      </w:r>
      <w:r w:rsidR="00A175FB" w:rsidRPr="00715E54">
        <w:rPr>
          <w:color w:val="000000" w:themeColor="text1"/>
        </w:rPr>
        <w:t>Basal metabolic r</w:t>
      </w:r>
      <w:r w:rsidR="00DC4F9D" w:rsidRPr="00715E54">
        <w:rPr>
          <w:color w:val="000000" w:themeColor="text1"/>
        </w:rPr>
        <w:t>a</w:t>
      </w:r>
      <w:r w:rsidR="00A175FB" w:rsidRPr="00715E54">
        <w:rPr>
          <w:color w:val="000000" w:themeColor="text1"/>
        </w:rPr>
        <w:t>te</w:t>
      </w:r>
      <w:r w:rsidRPr="00715E54">
        <w:rPr>
          <w:color w:val="000000" w:themeColor="text1"/>
        </w:rPr>
        <w:t xml:space="preserve"> (</w:t>
      </w:r>
      <w:r w:rsidR="00E54E03">
        <w:rPr>
          <w:color w:val="000000" w:themeColor="text1"/>
        </w:rPr>
        <w:t xml:space="preserve">BMR, </w:t>
      </w:r>
      <w:r w:rsidRPr="00715E54">
        <w:rPr>
          <w:color w:val="000000" w:themeColor="text1"/>
        </w:rPr>
        <w:t xml:space="preserve">kcal </w:t>
      </w:r>
      <w:r w:rsidR="008A5543" w:rsidRPr="008A5543">
        <w:rPr>
          <w:noProof/>
          <w:color w:val="000000" w:themeColor="text1"/>
          <w:sz w:val="16"/>
          <w:szCs w:val="16"/>
        </w:rPr>
        <w:sym w:font="Symbol" w:char="F0B7"/>
      </w:r>
      <w:r w:rsidR="008A5543">
        <w:rPr>
          <w:noProof/>
          <w:color w:val="000000" w:themeColor="text1"/>
          <w:sz w:val="16"/>
          <w:szCs w:val="16"/>
        </w:rPr>
        <w:t xml:space="preserve"> </w:t>
      </w:r>
      <w:r w:rsidRPr="00715E54">
        <w:rPr>
          <w:color w:val="000000" w:themeColor="text1"/>
        </w:rPr>
        <w:t>day</w:t>
      </w:r>
      <w:r w:rsidRPr="00755CEA">
        <w:rPr>
          <w:color w:val="000000" w:themeColor="text1"/>
          <w:vertAlign w:val="superscript"/>
        </w:rPr>
        <w:t>-1</w:t>
      </w:r>
      <w:r w:rsidRPr="00715E54">
        <w:rPr>
          <w:color w:val="000000" w:themeColor="text1"/>
        </w:rPr>
        <w:t>)</w:t>
      </w:r>
      <w:r w:rsidR="00434B9A">
        <w:rPr>
          <w:color w:val="000000" w:themeColor="text1"/>
        </w:rPr>
        <w:t xml:space="preserve">, B) resting heart rate (beats </w:t>
      </w:r>
      <w:r w:rsidR="00434B9A" w:rsidRPr="008A5543">
        <w:rPr>
          <w:noProof/>
          <w:color w:val="000000" w:themeColor="text1"/>
          <w:sz w:val="16"/>
          <w:szCs w:val="16"/>
        </w:rPr>
        <w:sym w:font="Symbol" w:char="F0B7"/>
      </w:r>
      <w:r w:rsidR="00434B9A" w:rsidRPr="008A5543">
        <w:rPr>
          <w:noProof/>
          <w:color w:val="000000" w:themeColor="text1"/>
        </w:rPr>
        <w:t xml:space="preserve"> min</w:t>
      </w:r>
      <w:r w:rsidR="00434B9A" w:rsidRPr="008A5543">
        <w:rPr>
          <w:noProof/>
          <w:color w:val="000000" w:themeColor="text1"/>
          <w:vertAlign w:val="superscript"/>
        </w:rPr>
        <w:t>-1</w:t>
      </w:r>
      <w:r w:rsidR="00434B9A">
        <w:rPr>
          <w:color w:val="000000" w:themeColor="text1"/>
        </w:rPr>
        <w:t>), C)</w:t>
      </w:r>
      <w:r w:rsidRPr="00715E54">
        <w:rPr>
          <w:color w:val="000000" w:themeColor="text1"/>
        </w:rPr>
        <w:t xml:space="preserve"> </w:t>
      </w:r>
      <w:r w:rsidR="00E54E03">
        <w:rPr>
          <w:color w:val="000000" w:themeColor="text1"/>
        </w:rPr>
        <w:t>s</w:t>
      </w:r>
      <w:r w:rsidR="00E54E03" w:rsidRPr="00755CEA">
        <w:rPr>
          <w:color w:val="000000" w:themeColor="text1"/>
        </w:rPr>
        <w:t>troke volume</w:t>
      </w:r>
      <w:r w:rsidR="00E54E03">
        <w:rPr>
          <w:color w:val="000000" w:themeColor="text1"/>
        </w:rPr>
        <w:t xml:space="preserve"> (ml </w:t>
      </w:r>
      <w:r w:rsidR="00E54E03" w:rsidRPr="008A5543">
        <w:rPr>
          <w:noProof/>
          <w:color w:val="000000" w:themeColor="text1"/>
          <w:sz w:val="16"/>
          <w:szCs w:val="16"/>
        </w:rPr>
        <w:sym w:font="Symbol" w:char="F0B7"/>
      </w:r>
      <w:r w:rsidR="00E54E03" w:rsidRPr="008A5543">
        <w:rPr>
          <w:noProof/>
          <w:color w:val="000000" w:themeColor="text1"/>
        </w:rPr>
        <w:t xml:space="preserve"> </w:t>
      </w:r>
      <w:r w:rsidR="00E54E03">
        <w:rPr>
          <w:color w:val="000000" w:themeColor="text1"/>
        </w:rPr>
        <w:t>beat</w:t>
      </w:r>
      <w:r w:rsidR="00E54E03" w:rsidRPr="008A5543">
        <w:rPr>
          <w:noProof/>
          <w:color w:val="000000" w:themeColor="text1"/>
          <w:vertAlign w:val="superscript"/>
        </w:rPr>
        <w:t>-1</w:t>
      </w:r>
      <w:r w:rsidR="00E54E03">
        <w:rPr>
          <w:color w:val="000000" w:themeColor="text1"/>
        </w:rPr>
        <w:t xml:space="preserve">), D) </w:t>
      </w:r>
      <w:r w:rsidR="00E54E03" w:rsidRPr="008A5543">
        <w:rPr>
          <w:color w:val="000000" w:themeColor="text1"/>
        </w:rPr>
        <w:t xml:space="preserve">breathing frequency </w:t>
      </w:r>
      <w:r w:rsidR="00E54E03">
        <w:rPr>
          <w:color w:val="000000" w:themeColor="text1"/>
        </w:rPr>
        <w:t>(</w:t>
      </w:r>
      <w:r w:rsidR="00E54E03" w:rsidRPr="002B2078">
        <w:rPr>
          <w:iCs/>
          <w:color w:val="000000" w:themeColor="text1"/>
        </w:rPr>
        <w:t>breaths</w:t>
      </w:r>
      <w:r w:rsidR="00E54E03">
        <w:rPr>
          <w:color w:val="000000" w:themeColor="text1"/>
        </w:rPr>
        <w:t xml:space="preserve"> </w:t>
      </w:r>
      <w:r w:rsidR="00E54E03" w:rsidRPr="008A5543">
        <w:rPr>
          <w:noProof/>
          <w:color w:val="000000" w:themeColor="text1"/>
          <w:sz w:val="16"/>
          <w:szCs w:val="16"/>
        </w:rPr>
        <w:sym w:font="Symbol" w:char="F0B7"/>
      </w:r>
      <w:r w:rsidR="00E54E03" w:rsidRPr="008A5543">
        <w:rPr>
          <w:noProof/>
          <w:color w:val="000000" w:themeColor="text1"/>
        </w:rPr>
        <w:t xml:space="preserve"> </w:t>
      </w:r>
      <w:r w:rsidR="00E54E03">
        <w:rPr>
          <w:color w:val="000000" w:themeColor="text1"/>
        </w:rPr>
        <w:t>min</w:t>
      </w:r>
      <w:r w:rsidR="00E54E03" w:rsidRPr="008A5543">
        <w:rPr>
          <w:noProof/>
          <w:color w:val="000000" w:themeColor="text1"/>
          <w:vertAlign w:val="superscript"/>
        </w:rPr>
        <w:t>-1</w:t>
      </w:r>
      <w:r w:rsidR="00E54E03">
        <w:rPr>
          <w:color w:val="000000" w:themeColor="text1"/>
        </w:rPr>
        <w:t xml:space="preserve">), E) tidal volume (ml </w:t>
      </w:r>
      <w:r w:rsidR="00E54E03" w:rsidRPr="008A5543">
        <w:rPr>
          <w:noProof/>
          <w:color w:val="000000" w:themeColor="text1"/>
          <w:sz w:val="16"/>
          <w:szCs w:val="16"/>
        </w:rPr>
        <w:sym w:font="Symbol" w:char="F0B7"/>
      </w:r>
      <w:r w:rsidR="00E54E03" w:rsidRPr="008A5543">
        <w:rPr>
          <w:noProof/>
          <w:color w:val="000000" w:themeColor="text1"/>
        </w:rPr>
        <w:t xml:space="preserve"> </w:t>
      </w:r>
      <w:r w:rsidR="00E54E03">
        <w:rPr>
          <w:color w:val="000000" w:themeColor="text1"/>
        </w:rPr>
        <w:t>breath</w:t>
      </w:r>
      <w:r w:rsidR="00E54E03" w:rsidRPr="008A5543">
        <w:rPr>
          <w:noProof/>
          <w:color w:val="000000" w:themeColor="text1"/>
          <w:vertAlign w:val="superscript"/>
        </w:rPr>
        <w:t>-1</w:t>
      </w:r>
      <w:r w:rsidR="00E54E03">
        <w:rPr>
          <w:color w:val="000000" w:themeColor="text1"/>
        </w:rPr>
        <w:t xml:space="preserve">), </w:t>
      </w:r>
      <w:r w:rsidR="00E54E03" w:rsidRPr="00C35728">
        <w:rPr>
          <w:color w:val="000000" w:themeColor="text1"/>
        </w:rPr>
        <w:t>and</w:t>
      </w:r>
      <w:r w:rsidR="00E54E03">
        <w:rPr>
          <w:color w:val="000000" w:themeColor="text1"/>
        </w:rPr>
        <w:t xml:space="preserve"> </w:t>
      </w:r>
      <w:r w:rsidR="00755CEA">
        <w:rPr>
          <w:color w:val="000000" w:themeColor="text1"/>
        </w:rPr>
        <w:t xml:space="preserve">against body mass (kg) </w:t>
      </w:r>
      <w:r w:rsidRPr="00715E54">
        <w:rPr>
          <w:color w:val="000000" w:themeColor="text1"/>
        </w:rPr>
        <w:t>for terrestrial</w:t>
      </w:r>
      <w:r w:rsidR="003D733B">
        <w:rPr>
          <w:color w:val="000000" w:themeColor="text1"/>
        </w:rPr>
        <w:t xml:space="preserve"> </w:t>
      </w:r>
      <w:r w:rsidRPr="00715E54">
        <w:rPr>
          <w:color w:val="000000" w:themeColor="text1"/>
        </w:rPr>
        <w:t>and aquatic mammals.</w:t>
      </w:r>
      <w:r>
        <w:rPr>
          <w:b/>
          <w:bCs/>
          <w:color w:val="000000" w:themeColor="text1"/>
        </w:rPr>
        <w:t xml:space="preserve"> </w:t>
      </w:r>
      <w:r w:rsidR="0060317A">
        <w:rPr>
          <w:color w:val="000000" w:themeColor="text1"/>
        </w:rPr>
        <w:t>The s</w:t>
      </w:r>
      <w:r w:rsidR="00347584">
        <w:rPr>
          <w:color w:val="000000" w:themeColor="text1"/>
        </w:rPr>
        <w:t xml:space="preserve">olid </w:t>
      </w:r>
      <w:r w:rsidR="00BF0AEB">
        <w:rPr>
          <w:color w:val="000000" w:themeColor="text1"/>
        </w:rPr>
        <w:t xml:space="preserve">(terrestrial) and broken (aquatic) </w:t>
      </w:r>
      <w:r w:rsidR="00347584">
        <w:rPr>
          <w:color w:val="000000" w:themeColor="text1"/>
        </w:rPr>
        <w:t>black line</w:t>
      </w:r>
      <w:r w:rsidR="00E54E03">
        <w:rPr>
          <w:color w:val="000000" w:themeColor="text1"/>
        </w:rPr>
        <w:t>s</w:t>
      </w:r>
      <w:r w:rsidR="00347584">
        <w:rPr>
          <w:color w:val="000000" w:themeColor="text1"/>
        </w:rPr>
        <w:t xml:space="preserve"> </w:t>
      </w:r>
      <w:r w:rsidR="00E54E03">
        <w:rPr>
          <w:color w:val="000000" w:themeColor="text1"/>
        </w:rPr>
        <w:t>are</w:t>
      </w:r>
      <w:r w:rsidR="00347584">
        <w:rPr>
          <w:color w:val="000000" w:themeColor="text1"/>
        </w:rPr>
        <w:t xml:space="preserve"> the prediction</w:t>
      </w:r>
      <w:r w:rsidR="00BA512B">
        <w:rPr>
          <w:color w:val="000000" w:themeColor="text1"/>
        </w:rPr>
        <w:t xml:space="preserve"> equation</w:t>
      </w:r>
      <w:r w:rsidR="00E54E03">
        <w:rPr>
          <w:color w:val="000000" w:themeColor="text1"/>
        </w:rPr>
        <w:t>s</w:t>
      </w:r>
      <w:r w:rsidR="00BA512B">
        <w:rPr>
          <w:color w:val="000000" w:themeColor="text1"/>
        </w:rPr>
        <w:t xml:space="preserve"> from </w:t>
      </w:r>
      <w:r w:rsidR="00E54E03">
        <w:rPr>
          <w:color w:val="000000" w:themeColor="text1"/>
        </w:rPr>
        <w:t>the literature</w:t>
      </w:r>
      <w:r w:rsidR="00573560">
        <w:rPr>
          <w:color w:val="000000" w:themeColor="text1"/>
        </w:rPr>
        <w:t>: A)</w:t>
      </w:r>
      <w:r w:rsidR="00E54E03">
        <w:rPr>
          <w:color w:val="000000" w:themeColor="text1"/>
        </w:rPr>
        <w:t xml:space="preserve"> BM</w:t>
      </w:r>
      <w:r w:rsidR="002B2078">
        <w:rPr>
          <w:color w:val="000000" w:themeColor="text1"/>
        </w:rPr>
        <w:t>R terrestrial</w:t>
      </w:r>
      <w:r w:rsidR="00E54E03">
        <w:rPr>
          <w:color w:val="000000" w:themeColor="text1"/>
        </w:rPr>
        <w:t xml:space="preserve"> = </w:t>
      </w:r>
      <w:r w:rsidR="00BA512B">
        <w:rPr>
          <w:color w:val="000000" w:themeColor="text1"/>
        </w:rPr>
        <w:t xml:space="preserve">70 </w:t>
      </w:r>
      <w:r w:rsidR="0060317A" w:rsidRPr="008A5543">
        <w:rPr>
          <w:noProof/>
          <w:color w:val="000000" w:themeColor="text1"/>
          <w:sz w:val="16"/>
          <w:szCs w:val="16"/>
        </w:rPr>
        <w:sym w:font="Symbol" w:char="F0B7"/>
      </w:r>
      <w:r w:rsidR="0060317A">
        <w:rPr>
          <w:noProof/>
          <w:color w:val="000000" w:themeColor="text1"/>
          <w:sz w:val="16"/>
          <w:szCs w:val="16"/>
        </w:rPr>
        <w:t xml:space="preserve"> </w:t>
      </w:r>
      <w:r w:rsidR="00BA512B">
        <w:rPr>
          <w:color w:val="000000" w:themeColor="text1"/>
        </w:rPr>
        <w:t>body mass</w:t>
      </w:r>
      <w:r w:rsidR="00BA512B" w:rsidRPr="00BA512B">
        <w:rPr>
          <w:color w:val="000000" w:themeColor="text1"/>
          <w:vertAlign w:val="superscript"/>
        </w:rPr>
        <w:t>0.75</w:t>
      </w:r>
      <w:r w:rsidR="003D733B" w:rsidRPr="003D733B">
        <w:rPr>
          <w:color w:val="000000" w:themeColor="text1"/>
        </w:rPr>
        <w:t xml:space="preserve"> </w:t>
      </w:r>
      <w:r w:rsidR="003D733B">
        <w:rPr>
          <w:color w:val="000000" w:themeColor="text1"/>
        </w:rPr>
        <w:fldChar w:fldCharType="begin"/>
      </w:r>
      <w:r w:rsidR="003D733B">
        <w:rPr>
          <w:color w:val="000000" w:themeColor="text1"/>
        </w:rPr>
        <w:instrText xml:space="preserve"> ADDIN EN.CITE &lt;EndNote&gt;&lt;Cite&gt;&lt;Author&gt;Kleiber&lt;/Author&gt;&lt;Year&gt;1947&lt;/Year&gt;&lt;RecNum&gt;3144&lt;/RecNum&gt;&lt;DisplayText&gt;(Kleiber, 1947)&lt;/DisplayText&gt;&lt;record&gt;&lt;rec-number&gt;3144&lt;/rec-number&gt;&lt;foreign-keys&gt;&lt;key app="EN" db-id="xx5rvz2rypad0ferrdnp9avueprfsdrvarez" timestamp="1593340465"&gt;3144&lt;/key&gt;&lt;/foreign-keys&gt;&lt;ref-type name="Journal Article"&gt;17&lt;/ref-type&gt;&lt;contributors&gt;&lt;authors&gt;&lt;author&gt;Kleiber, Max&lt;/author&gt;&lt;/authors&gt;&lt;/contributors&gt;&lt;titles&gt;&lt;title&gt;Body size and metabolic rate &lt;/title&gt;&lt;secondary-title&gt;Physiological Reviews&lt;/secondary-title&gt;&lt;/titles&gt;&lt;periodical&gt;&lt;full-title&gt;Physiological Reviews&lt;/full-title&gt;&lt;abbr-1&gt;Physiol. Rev.&lt;/abbr-1&gt;&lt;/periodical&gt;&lt;pages&gt;511-541&lt;/pages&gt;&lt;volume&gt;27&lt;/volume&gt;&lt;number&gt;4&lt;/number&gt;&lt;dates&gt;&lt;year&gt;1947&lt;/year&gt;&lt;pub-dates&gt;&lt;date&gt;1947/10/01&lt;/date&gt;&lt;/pub-dates&gt;&lt;/dates&gt;&lt;publisher&gt;American Physiological Society&lt;/publisher&gt;&lt;isbn&gt;0031-9333&lt;/isbn&gt;&lt;urls&gt;&lt;related-urls&gt;&lt;url&gt;https://doi.org/10.1152/physrev.1947.27.4.511&lt;/url&gt;&lt;/related-urls&gt;&lt;/urls&gt;&lt;electronic-resource-num&gt;10.1152/physrev.1947.27.4.511&lt;/electronic-resource-num&gt;&lt;research-notes&gt;-differences in metabolic rate with size is not genetic&amp;#xD;-talks about surface law&lt;/research-notes&gt;&lt;access-date&gt;2020/06/28&lt;/access-date&gt;&lt;/record&gt;&lt;/Cite&gt;&lt;/EndNote&gt;</w:instrText>
      </w:r>
      <w:r w:rsidR="003D733B">
        <w:rPr>
          <w:color w:val="000000" w:themeColor="text1"/>
        </w:rPr>
        <w:fldChar w:fldCharType="separate"/>
      </w:r>
      <w:r w:rsidR="003D733B">
        <w:rPr>
          <w:noProof/>
          <w:color w:val="000000" w:themeColor="text1"/>
        </w:rPr>
        <w:t>(Kleiber, 1947)</w:t>
      </w:r>
      <w:r w:rsidR="003D733B">
        <w:rPr>
          <w:color w:val="000000" w:themeColor="text1"/>
        </w:rPr>
        <w:fldChar w:fldCharType="end"/>
      </w:r>
      <w:r w:rsidR="003D733B">
        <w:rPr>
          <w:color w:val="000000" w:themeColor="text1"/>
        </w:rPr>
        <w:t xml:space="preserve">, </w:t>
      </w:r>
      <w:r w:rsidR="00573560">
        <w:rPr>
          <w:color w:val="000000" w:themeColor="text1"/>
        </w:rPr>
        <w:t>B)</w:t>
      </w:r>
      <w:r w:rsidR="002B2078">
        <w:rPr>
          <w:color w:val="000000" w:themeColor="text1"/>
        </w:rPr>
        <w:t xml:space="preserve"> heart rate terrestrial</w:t>
      </w:r>
      <w:r w:rsidR="003D733B">
        <w:rPr>
          <w:color w:val="000000" w:themeColor="text1"/>
        </w:rPr>
        <w:t xml:space="preserve"> = </w:t>
      </w:r>
      <w:r w:rsidR="00E54E03">
        <w:rPr>
          <w:color w:val="000000" w:themeColor="text1"/>
        </w:rPr>
        <w:t xml:space="preserve">241 </w:t>
      </w:r>
      <w:r w:rsidR="00E54E03" w:rsidRPr="008A5543">
        <w:rPr>
          <w:noProof/>
          <w:color w:val="000000" w:themeColor="text1"/>
          <w:sz w:val="16"/>
          <w:szCs w:val="16"/>
        </w:rPr>
        <w:sym w:font="Symbol" w:char="F0B7"/>
      </w:r>
      <w:r w:rsidR="00E54E03">
        <w:rPr>
          <w:noProof/>
          <w:color w:val="000000" w:themeColor="text1"/>
          <w:sz w:val="16"/>
          <w:szCs w:val="16"/>
        </w:rPr>
        <w:t xml:space="preserve"> </w:t>
      </w:r>
      <w:r w:rsidR="00E54E03">
        <w:rPr>
          <w:color w:val="000000" w:themeColor="text1"/>
        </w:rPr>
        <w:t>body mass</w:t>
      </w:r>
      <w:r w:rsidR="00E54E03">
        <w:rPr>
          <w:color w:val="000000" w:themeColor="text1"/>
          <w:vertAlign w:val="superscript"/>
        </w:rPr>
        <w:t>-0.25</w:t>
      </w:r>
      <w:r w:rsidR="00E54E03">
        <w:rPr>
          <w:color w:val="000000" w:themeColor="text1"/>
        </w:rPr>
        <w:t xml:space="preserve"> </w:t>
      </w:r>
      <w:r w:rsidR="003D733B">
        <w:rPr>
          <w:color w:val="000000" w:themeColor="text1"/>
        </w:rPr>
        <w:fldChar w:fldCharType="begin"/>
      </w:r>
      <w:r w:rsidR="003D733B">
        <w:rPr>
          <w:color w:val="000000" w:themeColor="text1"/>
        </w:rPr>
        <w:instrText xml:space="preserve"> ADDIN EN.CITE &lt;EndNote&gt;&lt;Cite&gt;&lt;Author&gt;Stahl&lt;/Author&gt;&lt;Year&gt;1967&lt;/Year&gt;&lt;RecNum&gt;726&lt;/RecNum&gt;&lt;DisplayText&gt;(Stahl, 1967)&lt;/DisplayText&gt;&lt;record&gt;&lt;rec-number&gt;726&lt;/rec-number&gt;&lt;foreign-keys&gt;&lt;key app="EN" db-id="xx5rvz2rypad0ferrdnp9avueprfsdrvarez" timestamp="1569855941"&gt;726&lt;/key&gt;&lt;/foreign-keys&gt;&lt;ref-type name="Journal Article"&gt;17&lt;/ref-type&gt;&lt;contributors&gt;&lt;authors&gt;&lt;author&gt;Stahl, W.R.&lt;/author&gt;&lt;/authors&gt;&lt;/contributors&gt;&lt;titles&gt;&lt;title&gt;Scaling of respiratory variables in mammals&lt;/title&gt;&lt;secondary-title&gt;Journal of Applied Physiology&lt;/secondary-title&gt;&lt;/titles&gt;&lt;periodical&gt;&lt;full-title&gt;Journal of Applied Physiology&lt;/full-title&gt;&lt;abbr-1&gt;J. Appl. Physiol.&lt;/abbr-1&gt;&lt;/periodical&gt;&lt;pages&gt;453-460&lt;/pages&gt;&lt;volume&gt;22&lt;/volume&gt;&lt;number&gt;3&lt;/number&gt;&lt;dates&gt;&lt;year&gt;1967&lt;/year&gt;&lt;/dates&gt;&lt;urls&gt;&lt;/urls&gt;&lt;/record&gt;&lt;/Cite&gt;&lt;/EndNote&gt;</w:instrText>
      </w:r>
      <w:r w:rsidR="003D733B">
        <w:rPr>
          <w:color w:val="000000" w:themeColor="text1"/>
        </w:rPr>
        <w:fldChar w:fldCharType="separate"/>
      </w:r>
      <w:r w:rsidR="003D733B">
        <w:rPr>
          <w:noProof/>
          <w:color w:val="000000" w:themeColor="text1"/>
        </w:rPr>
        <w:t>(Stahl, 1967)</w:t>
      </w:r>
      <w:r w:rsidR="003D733B">
        <w:rPr>
          <w:color w:val="000000" w:themeColor="text1"/>
        </w:rPr>
        <w:fldChar w:fldCharType="end"/>
      </w:r>
      <w:r w:rsidR="003D733B">
        <w:rPr>
          <w:color w:val="000000" w:themeColor="text1"/>
        </w:rPr>
        <w:t xml:space="preserve">, </w:t>
      </w:r>
      <w:r w:rsidR="00573560">
        <w:rPr>
          <w:color w:val="000000" w:themeColor="text1"/>
        </w:rPr>
        <w:t xml:space="preserve">C) </w:t>
      </w:r>
      <w:r w:rsidR="002B2078">
        <w:rPr>
          <w:color w:val="000000" w:themeColor="text1"/>
        </w:rPr>
        <w:t>stroke volume</w:t>
      </w:r>
      <w:r w:rsidR="002B2078">
        <w:rPr>
          <w:color w:val="000000" w:themeColor="text1"/>
          <w:vertAlign w:val="subscript"/>
        </w:rPr>
        <w:t xml:space="preserve"> </w:t>
      </w:r>
      <w:r w:rsidR="002B2078">
        <w:rPr>
          <w:color w:val="000000" w:themeColor="text1"/>
        </w:rPr>
        <w:t>terrestrial</w:t>
      </w:r>
      <w:r w:rsidR="003D733B">
        <w:rPr>
          <w:color w:val="000000" w:themeColor="text1"/>
        </w:rPr>
        <w:t xml:space="preserve"> = cardiac output</w:t>
      </w:r>
      <w:r w:rsidR="002B2078">
        <w:rPr>
          <w:color w:val="000000" w:themeColor="text1"/>
        </w:rPr>
        <w:t xml:space="preserve"> </w:t>
      </w:r>
      <w:r w:rsidR="002B2078" w:rsidRPr="008A5543">
        <w:rPr>
          <w:noProof/>
          <w:color w:val="000000" w:themeColor="text1"/>
          <w:sz w:val="16"/>
          <w:szCs w:val="16"/>
        </w:rPr>
        <w:sym w:font="Symbol" w:char="F0B7"/>
      </w:r>
      <w:r w:rsidR="002B2078">
        <w:rPr>
          <w:noProof/>
          <w:color w:val="000000" w:themeColor="text1"/>
          <w:sz w:val="16"/>
          <w:szCs w:val="16"/>
        </w:rPr>
        <w:t xml:space="preserve"> </w:t>
      </w:r>
      <w:r w:rsidR="002B2078">
        <w:rPr>
          <w:color w:val="000000" w:themeColor="text1"/>
        </w:rPr>
        <w:t>heart rate</w:t>
      </w:r>
      <w:r w:rsidR="00E54E03">
        <w:rPr>
          <w:color w:val="000000" w:themeColor="text1"/>
        </w:rPr>
        <w:t xml:space="preserve"> </w:t>
      </w:r>
      <w:r w:rsidR="003D733B">
        <w:rPr>
          <w:color w:val="000000" w:themeColor="text1"/>
        </w:rPr>
        <w:t xml:space="preserve">= [181 </w:t>
      </w:r>
      <w:r w:rsidR="003D733B" w:rsidRPr="008A5543">
        <w:rPr>
          <w:noProof/>
          <w:color w:val="000000" w:themeColor="text1"/>
          <w:sz w:val="16"/>
          <w:szCs w:val="16"/>
        </w:rPr>
        <w:sym w:font="Symbol" w:char="F0B7"/>
      </w:r>
      <w:r w:rsidR="003D733B">
        <w:rPr>
          <w:noProof/>
          <w:color w:val="000000" w:themeColor="text1"/>
          <w:sz w:val="16"/>
          <w:szCs w:val="16"/>
        </w:rPr>
        <w:t xml:space="preserve"> </w:t>
      </w:r>
      <w:r w:rsidR="003D733B">
        <w:rPr>
          <w:color w:val="000000" w:themeColor="text1"/>
        </w:rPr>
        <w:t>body mass</w:t>
      </w:r>
      <w:r w:rsidR="003D733B" w:rsidRPr="00BA512B">
        <w:rPr>
          <w:color w:val="000000" w:themeColor="text1"/>
          <w:vertAlign w:val="superscript"/>
        </w:rPr>
        <w:t>0.</w:t>
      </w:r>
      <w:r w:rsidR="003D733B">
        <w:rPr>
          <w:color w:val="000000" w:themeColor="text1"/>
          <w:vertAlign w:val="superscript"/>
        </w:rPr>
        <w:t>81</w:t>
      </w:r>
      <w:r w:rsidR="003D733B">
        <w:rPr>
          <w:color w:val="000000" w:themeColor="text1"/>
        </w:rPr>
        <w:t xml:space="preserve">] </w:t>
      </w:r>
      <w:r w:rsidR="003D733B" w:rsidRPr="008A5543">
        <w:rPr>
          <w:noProof/>
          <w:color w:val="000000" w:themeColor="text1"/>
          <w:sz w:val="16"/>
          <w:szCs w:val="16"/>
        </w:rPr>
        <w:sym w:font="Symbol" w:char="F0B7"/>
      </w:r>
      <w:r w:rsidR="003D733B">
        <w:rPr>
          <w:noProof/>
          <w:color w:val="000000" w:themeColor="text1"/>
          <w:sz w:val="16"/>
          <w:szCs w:val="16"/>
        </w:rPr>
        <w:t xml:space="preserve"> </w:t>
      </w:r>
      <w:r w:rsidR="003D733B">
        <w:rPr>
          <w:color w:val="000000" w:themeColor="text1"/>
        </w:rPr>
        <w:t xml:space="preserve">[241 </w:t>
      </w:r>
      <w:r w:rsidR="003D733B" w:rsidRPr="008A5543">
        <w:rPr>
          <w:noProof/>
          <w:color w:val="000000" w:themeColor="text1"/>
          <w:sz w:val="16"/>
          <w:szCs w:val="16"/>
        </w:rPr>
        <w:sym w:font="Symbol" w:char="F0B7"/>
      </w:r>
      <w:r w:rsidR="003D733B">
        <w:rPr>
          <w:noProof/>
          <w:color w:val="000000" w:themeColor="text1"/>
          <w:sz w:val="16"/>
          <w:szCs w:val="16"/>
        </w:rPr>
        <w:t xml:space="preserve"> </w:t>
      </w:r>
      <w:r w:rsidR="003D733B">
        <w:rPr>
          <w:color w:val="000000" w:themeColor="text1"/>
        </w:rPr>
        <w:t>body mass</w:t>
      </w:r>
      <w:r w:rsidR="003D733B">
        <w:rPr>
          <w:color w:val="000000" w:themeColor="text1"/>
          <w:vertAlign w:val="superscript"/>
        </w:rPr>
        <w:t>-0.25</w:t>
      </w:r>
      <w:r w:rsidR="003D733B">
        <w:rPr>
          <w:color w:val="000000" w:themeColor="text1"/>
        </w:rPr>
        <w:t>]</w:t>
      </w:r>
      <w:r w:rsidR="003D733B" w:rsidRPr="008B7117">
        <w:rPr>
          <w:color w:val="000000" w:themeColor="text1"/>
          <w:vertAlign w:val="superscript"/>
        </w:rPr>
        <w:t>-1</w:t>
      </w:r>
      <w:r w:rsidR="00952226" w:rsidRPr="00952226">
        <w:rPr>
          <w:color w:val="000000" w:themeColor="text1"/>
        </w:rPr>
        <w:t xml:space="preserve"> </w:t>
      </w:r>
      <w:r w:rsidR="00952226">
        <w:rPr>
          <w:color w:val="000000" w:themeColor="text1"/>
        </w:rPr>
        <w:fldChar w:fldCharType="begin"/>
      </w:r>
      <w:r w:rsidR="00952226">
        <w:rPr>
          <w:color w:val="000000" w:themeColor="text1"/>
        </w:rPr>
        <w:instrText xml:space="preserve"> ADDIN EN.CITE &lt;EndNote&gt;&lt;Cite&gt;&lt;Author&gt;Stahl&lt;/Author&gt;&lt;Year&gt;1967&lt;/Year&gt;&lt;RecNum&gt;726&lt;/RecNum&gt;&lt;DisplayText&gt;(Stahl, 1967)&lt;/DisplayText&gt;&lt;record&gt;&lt;rec-number&gt;726&lt;/rec-number&gt;&lt;foreign-keys&gt;&lt;key app="EN" db-id="xx5rvz2rypad0ferrdnp9avueprfsdrvarez" timestamp="1569855941"&gt;726&lt;/key&gt;&lt;/foreign-keys&gt;&lt;ref-type name="Journal Article"&gt;17&lt;/ref-type&gt;&lt;contributors&gt;&lt;authors&gt;&lt;author&gt;Stahl, W.R.&lt;/author&gt;&lt;/authors&gt;&lt;/contributors&gt;&lt;titles&gt;&lt;title&gt;Scaling of respiratory variables in mammals&lt;/title&gt;&lt;secondary-title&gt;Journal of Applied Physiology&lt;/secondary-title&gt;&lt;/titles&gt;&lt;periodical&gt;&lt;full-title&gt;Journal of Applied Physiology&lt;/full-title&gt;&lt;abbr-1&gt;J. Appl. Physiol.&lt;/abbr-1&gt;&lt;/periodical&gt;&lt;pages&gt;453-460&lt;/pages&gt;&lt;volume&gt;22&lt;/volume&gt;&lt;number&gt;3&lt;/number&gt;&lt;dates&gt;&lt;year&gt;1967&lt;/year&gt;&lt;/dates&gt;&lt;urls&gt;&lt;/urls&gt;&lt;/record&gt;&lt;/Cite&gt;&lt;/EndNote&gt;</w:instrText>
      </w:r>
      <w:r w:rsidR="00952226">
        <w:rPr>
          <w:color w:val="000000" w:themeColor="text1"/>
        </w:rPr>
        <w:fldChar w:fldCharType="separate"/>
      </w:r>
      <w:r w:rsidR="00952226">
        <w:rPr>
          <w:noProof/>
          <w:color w:val="000000" w:themeColor="text1"/>
        </w:rPr>
        <w:t>(Stahl, 1967)</w:t>
      </w:r>
      <w:r w:rsidR="00952226">
        <w:rPr>
          <w:color w:val="000000" w:themeColor="text1"/>
        </w:rPr>
        <w:fldChar w:fldCharType="end"/>
      </w:r>
      <w:r w:rsidR="00952226">
        <w:rPr>
          <w:color w:val="000000" w:themeColor="text1"/>
        </w:rPr>
        <w:t>,</w:t>
      </w:r>
      <w:r w:rsidR="000D1273">
        <w:rPr>
          <w:color w:val="000000" w:themeColor="text1"/>
        </w:rPr>
        <w:t xml:space="preserve"> </w:t>
      </w:r>
      <w:r w:rsidR="00DF2DD9">
        <w:rPr>
          <w:color w:val="000000" w:themeColor="text1"/>
        </w:rPr>
        <w:t>D)</w:t>
      </w:r>
      <w:r w:rsidR="002B2078">
        <w:rPr>
          <w:color w:val="000000" w:themeColor="text1"/>
        </w:rPr>
        <w:t xml:space="preserve"> breathing frequency terrestrial</w:t>
      </w:r>
      <w:r w:rsidR="000D1273">
        <w:rPr>
          <w:color w:val="000000" w:themeColor="text1"/>
        </w:rPr>
        <w:t xml:space="preserve"> = 53.5 </w:t>
      </w:r>
      <w:r w:rsidR="000D1273" w:rsidRPr="008A5543">
        <w:rPr>
          <w:noProof/>
          <w:color w:val="000000" w:themeColor="text1"/>
          <w:sz w:val="16"/>
          <w:szCs w:val="16"/>
        </w:rPr>
        <w:sym w:font="Symbol" w:char="F0B7"/>
      </w:r>
      <w:r w:rsidR="000D1273">
        <w:rPr>
          <w:noProof/>
          <w:color w:val="000000" w:themeColor="text1"/>
          <w:sz w:val="16"/>
          <w:szCs w:val="16"/>
        </w:rPr>
        <w:t xml:space="preserve"> </w:t>
      </w:r>
      <w:r w:rsidR="000D1273">
        <w:rPr>
          <w:color w:val="000000" w:themeColor="text1"/>
        </w:rPr>
        <w:t>body mass</w:t>
      </w:r>
      <w:r w:rsidR="000D1273">
        <w:rPr>
          <w:color w:val="000000" w:themeColor="text1"/>
          <w:vertAlign w:val="superscript"/>
        </w:rPr>
        <w:t>-0.26</w:t>
      </w:r>
      <w:r w:rsidR="000D1273">
        <w:rPr>
          <w:color w:val="000000" w:themeColor="text1"/>
        </w:rPr>
        <w:t xml:space="preserve"> </w:t>
      </w:r>
      <w:r w:rsidR="000D1273">
        <w:rPr>
          <w:color w:val="000000" w:themeColor="text1"/>
        </w:rPr>
        <w:fldChar w:fldCharType="begin"/>
      </w:r>
      <w:r w:rsidR="000D1273">
        <w:rPr>
          <w:color w:val="000000" w:themeColor="text1"/>
        </w:rPr>
        <w:instrText xml:space="preserve"> ADDIN EN.CITE &lt;EndNote&gt;&lt;Cite&gt;&lt;Author&gt;Stahl&lt;/Author&gt;&lt;Year&gt;1967&lt;/Year&gt;&lt;RecNum&gt;726&lt;/RecNum&gt;&lt;DisplayText&gt;(Stahl, 1967)&lt;/DisplayText&gt;&lt;record&gt;&lt;rec-number&gt;726&lt;/rec-number&gt;&lt;foreign-keys&gt;&lt;key app="EN" db-id="xx5rvz2rypad0ferrdnp9avueprfsdrvarez" timestamp="1569855941"&gt;726&lt;/key&gt;&lt;/foreign-keys&gt;&lt;ref-type name="Journal Article"&gt;17&lt;/ref-type&gt;&lt;contributors&gt;&lt;authors&gt;&lt;author&gt;Stahl, W.R.&lt;/author&gt;&lt;/authors&gt;&lt;/contributors&gt;&lt;titles&gt;&lt;title&gt;Scaling of respiratory variables in mammals&lt;/title&gt;&lt;secondary-title&gt;Journal of Applied Physiology&lt;/secondary-title&gt;&lt;/titles&gt;&lt;periodical&gt;&lt;full-title&gt;Journal of Applied Physiology&lt;/full-title&gt;&lt;abbr-1&gt;J. Appl. Physiol.&lt;/abbr-1&gt;&lt;/periodical&gt;&lt;pages&gt;453-460&lt;/pages&gt;&lt;volume&gt;22&lt;/volume&gt;&lt;number&gt;3&lt;/number&gt;&lt;dates&gt;&lt;year&gt;1967&lt;/year&gt;&lt;/dates&gt;&lt;urls&gt;&lt;/urls&gt;&lt;/record&gt;&lt;/Cite&gt;&lt;/EndNote&gt;</w:instrText>
      </w:r>
      <w:r w:rsidR="000D1273">
        <w:rPr>
          <w:color w:val="000000" w:themeColor="text1"/>
        </w:rPr>
        <w:fldChar w:fldCharType="separate"/>
      </w:r>
      <w:r w:rsidR="000D1273">
        <w:rPr>
          <w:noProof/>
          <w:color w:val="000000" w:themeColor="text1"/>
        </w:rPr>
        <w:t>(Stahl, 1967)</w:t>
      </w:r>
      <w:r w:rsidR="000D1273">
        <w:rPr>
          <w:color w:val="000000" w:themeColor="text1"/>
        </w:rPr>
        <w:fldChar w:fldCharType="end"/>
      </w:r>
      <w:r w:rsidR="000D1273">
        <w:rPr>
          <w:color w:val="000000" w:themeColor="text1"/>
        </w:rPr>
        <w:t xml:space="preserve">, </w:t>
      </w:r>
      <w:r w:rsidR="00DF2DD9">
        <w:rPr>
          <w:color w:val="000000" w:themeColor="text1"/>
        </w:rPr>
        <w:t>E)</w:t>
      </w:r>
      <w:r w:rsidR="002B2078">
        <w:rPr>
          <w:color w:val="000000" w:themeColor="text1"/>
        </w:rPr>
        <w:t xml:space="preserve"> breathing frequency aquatic</w:t>
      </w:r>
      <w:r w:rsidR="000D1273">
        <w:rPr>
          <w:color w:val="000000" w:themeColor="text1"/>
        </w:rPr>
        <w:t xml:space="preserve"> = 33 </w:t>
      </w:r>
      <w:r w:rsidR="000D1273" w:rsidRPr="008A5543">
        <w:rPr>
          <w:noProof/>
          <w:color w:val="000000" w:themeColor="text1"/>
          <w:sz w:val="16"/>
          <w:szCs w:val="16"/>
        </w:rPr>
        <w:sym w:font="Symbol" w:char="F0B7"/>
      </w:r>
      <w:r w:rsidR="000D1273">
        <w:rPr>
          <w:noProof/>
          <w:color w:val="000000" w:themeColor="text1"/>
          <w:sz w:val="16"/>
          <w:szCs w:val="16"/>
        </w:rPr>
        <w:t xml:space="preserve"> </w:t>
      </w:r>
      <w:r w:rsidR="000D1273">
        <w:rPr>
          <w:color w:val="000000" w:themeColor="text1"/>
        </w:rPr>
        <w:t>body mass</w:t>
      </w:r>
      <w:r w:rsidR="000D1273">
        <w:rPr>
          <w:color w:val="000000" w:themeColor="text1"/>
          <w:vertAlign w:val="superscript"/>
        </w:rPr>
        <w:t>-0.42</w:t>
      </w:r>
      <w:r w:rsidR="000D1273">
        <w:rPr>
          <w:color w:val="000000" w:themeColor="text1"/>
        </w:rPr>
        <w:t xml:space="preserve"> </w:t>
      </w:r>
      <w:r w:rsidR="000D1273">
        <w:rPr>
          <w:color w:val="000000" w:themeColor="text1"/>
        </w:rPr>
        <w:fldChar w:fldCharType="begin"/>
      </w:r>
      <w:r w:rsidR="00A40E30">
        <w:rPr>
          <w:color w:val="000000" w:themeColor="text1"/>
        </w:rPr>
        <w:instrText xml:space="preserve"> ADDIN EN.CITE &lt;EndNote&gt;&lt;Cite&gt;&lt;Author&gt;Mortola&lt;/Author&gt;&lt;Year&gt;2006&lt;/Year&gt;&lt;RecNum&gt;499&lt;/RecNum&gt;&lt;DisplayText&gt;(Mortola and Limoges, 2006)&lt;/DisplayText&gt;&lt;record&gt;&lt;rec-number&gt;499&lt;/rec-number&gt;&lt;foreign-keys&gt;&lt;key app="EN" db-id="xx5rvz2rypad0ferrdnp9avueprfsdrvarez" timestamp="1569855939"&gt;499&lt;/key&gt;&lt;/foreign-keys&gt;&lt;ref-type name="Journal Article"&gt;17&lt;/ref-type&gt;&lt;contributors&gt;&lt;authors&gt;&lt;author&gt;Mortola, J.P.&lt;/author&gt;&lt;author&gt;Limoges, M-J.&lt;/author&gt;&lt;/authors&gt;&lt;/contributors&gt;&lt;titles&gt;&lt;title&gt;Resting breathing frequency in aquatic mammals: A comparative analysis with terrestrial species&lt;/title&gt;&lt;secondary-title&gt;Respiratory Physiology and Neurobiology&lt;/secondary-title&gt;&lt;/titles&gt;&lt;periodical&gt;&lt;full-title&gt;Respiratory Physiology and Neurobiology&lt;/full-title&gt;&lt;abbr-1&gt;Resp. Physiol. Neurobiol.&lt;/abbr-1&gt;&lt;/periodical&gt;&lt;pages&gt;500-514&lt;/pages&gt;&lt;volume&gt;154&lt;/volume&gt;&lt;dates&gt;&lt;year&gt;2006&lt;/year&gt;&lt;/dates&gt;&lt;urls&gt;&lt;/urls&gt;&lt;/record&gt;&lt;/Cite&gt;&lt;/EndNote&gt;</w:instrText>
      </w:r>
      <w:r w:rsidR="000D1273">
        <w:rPr>
          <w:color w:val="000000" w:themeColor="text1"/>
        </w:rPr>
        <w:fldChar w:fldCharType="separate"/>
      </w:r>
      <w:r w:rsidR="000D1273">
        <w:rPr>
          <w:noProof/>
          <w:color w:val="000000" w:themeColor="text1"/>
        </w:rPr>
        <w:t>(Mortola and Limoges, 2006)</w:t>
      </w:r>
      <w:r w:rsidR="000D1273">
        <w:rPr>
          <w:color w:val="000000" w:themeColor="text1"/>
        </w:rPr>
        <w:fldChar w:fldCharType="end"/>
      </w:r>
      <w:r w:rsidR="000D1273">
        <w:rPr>
          <w:color w:val="000000" w:themeColor="text1"/>
        </w:rPr>
        <w:t>,</w:t>
      </w:r>
      <w:r w:rsidR="002B2078">
        <w:rPr>
          <w:color w:val="000000" w:themeColor="text1"/>
        </w:rPr>
        <w:t xml:space="preserve"> tidal volume terrestrial</w:t>
      </w:r>
      <w:r w:rsidR="000D1273">
        <w:rPr>
          <w:color w:val="000000" w:themeColor="text1"/>
        </w:rPr>
        <w:t xml:space="preserve">  = 76.9 </w:t>
      </w:r>
      <w:r w:rsidR="000D1273" w:rsidRPr="008A5543">
        <w:rPr>
          <w:noProof/>
          <w:color w:val="000000" w:themeColor="text1"/>
          <w:sz w:val="16"/>
          <w:szCs w:val="16"/>
        </w:rPr>
        <w:sym w:font="Symbol" w:char="F0B7"/>
      </w:r>
      <w:r w:rsidR="000D1273">
        <w:rPr>
          <w:noProof/>
          <w:color w:val="000000" w:themeColor="text1"/>
          <w:sz w:val="16"/>
          <w:szCs w:val="16"/>
        </w:rPr>
        <w:t xml:space="preserve"> </w:t>
      </w:r>
      <w:r w:rsidR="000D1273">
        <w:rPr>
          <w:color w:val="000000" w:themeColor="text1"/>
        </w:rPr>
        <w:t>body mass</w:t>
      </w:r>
      <w:r w:rsidR="000D1273">
        <w:rPr>
          <w:color w:val="000000" w:themeColor="text1"/>
          <w:vertAlign w:val="superscript"/>
        </w:rPr>
        <w:t>1.04</w:t>
      </w:r>
      <w:r w:rsidR="000D1273">
        <w:rPr>
          <w:color w:val="000000" w:themeColor="text1"/>
        </w:rPr>
        <w:t xml:space="preserve"> </w:t>
      </w:r>
      <w:r w:rsidR="000D1273">
        <w:rPr>
          <w:color w:val="000000" w:themeColor="text1"/>
        </w:rPr>
        <w:fldChar w:fldCharType="begin"/>
      </w:r>
      <w:r w:rsidR="000D1273">
        <w:rPr>
          <w:color w:val="000000" w:themeColor="text1"/>
        </w:rPr>
        <w:instrText xml:space="preserve"> ADDIN EN.CITE &lt;EndNote&gt;&lt;Cite&gt;&lt;Author&gt;Stahl&lt;/Author&gt;&lt;Year&gt;1967&lt;/Year&gt;&lt;RecNum&gt;726&lt;/RecNum&gt;&lt;DisplayText&gt;(Stahl, 1967)&lt;/DisplayText&gt;&lt;record&gt;&lt;rec-number&gt;726&lt;/rec-number&gt;&lt;foreign-keys&gt;&lt;key app="EN" db-id="xx5rvz2rypad0ferrdnp9avueprfsdrvarez" timestamp="1569855941"&gt;726&lt;/key&gt;&lt;/foreign-keys&gt;&lt;ref-type name="Journal Article"&gt;17&lt;/ref-type&gt;&lt;contributors&gt;&lt;authors&gt;&lt;author&gt;Stahl, W.R.&lt;/author&gt;&lt;/authors&gt;&lt;/contributors&gt;&lt;titles&gt;&lt;title&gt;Scaling of respiratory variables in mammals&lt;/title&gt;&lt;secondary-title&gt;Journal of Applied Physiology&lt;/secondary-title&gt;&lt;/titles&gt;&lt;periodical&gt;&lt;full-title&gt;Journal of Applied Physiology&lt;/full-title&gt;&lt;abbr-1&gt;J. Appl. Physiol.&lt;/abbr-1&gt;&lt;/periodical&gt;&lt;pages&gt;453-460&lt;/pages&gt;&lt;volume&gt;22&lt;/volume&gt;&lt;number&gt;3&lt;/number&gt;&lt;dates&gt;&lt;year&gt;1967&lt;/year&gt;&lt;/dates&gt;&lt;urls&gt;&lt;/urls&gt;&lt;/record&gt;&lt;/Cite&gt;&lt;/EndNote&gt;</w:instrText>
      </w:r>
      <w:r w:rsidR="000D1273">
        <w:rPr>
          <w:color w:val="000000" w:themeColor="text1"/>
        </w:rPr>
        <w:fldChar w:fldCharType="separate"/>
      </w:r>
      <w:r w:rsidR="000D1273">
        <w:rPr>
          <w:noProof/>
          <w:color w:val="000000" w:themeColor="text1"/>
        </w:rPr>
        <w:t>(Stahl, 1967)</w:t>
      </w:r>
      <w:r w:rsidR="000D1273">
        <w:rPr>
          <w:color w:val="000000" w:themeColor="text1"/>
        </w:rPr>
        <w:fldChar w:fldCharType="end"/>
      </w:r>
      <w:r w:rsidR="000D1273">
        <w:rPr>
          <w:color w:val="000000" w:themeColor="text1"/>
        </w:rPr>
        <w:t xml:space="preserve"> and </w:t>
      </w:r>
      <w:r w:rsidR="002B2078">
        <w:rPr>
          <w:color w:val="000000" w:themeColor="text1"/>
        </w:rPr>
        <w:t>tidal volume aquatic</w:t>
      </w:r>
      <w:r w:rsidR="000D1273">
        <w:rPr>
          <w:color w:val="000000" w:themeColor="text1"/>
        </w:rPr>
        <w:t xml:space="preserve"> = 0.0372 </w:t>
      </w:r>
      <w:r w:rsidR="000D1273" w:rsidRPr="008A5543">
        <w:rPr>
          <w:noProof/>
          <w:color w:val="000000" w:themeColor="text1"/>
          <w:sz w:val="16"/>
          <w:szCs w:val="16"/>
        </w:rPr>
        <w:sym w:font="Symbol" w:char="F0B7"/>
      </w:r>
      <w:r w:rsidR="000D1273">
        <w:rPr>
          <w:noProof/>
          <w:color w:val="000000" w:themeColor="text1"/>
          <w:sz w:val="16"/>
          <w:szCs w:val="16"/>
        </w:rPr>
        <w:t xml:space="preserve"> </w:t>
      </w:r>
      <w:r w:rsidR="000D1273">
        <w:rPr>
          <w:color w:val="000000" w:themeColor="text1"/>
        </w:rPr>
        <w:t>body mass</w:t>
      </w:r>
      <w:r w:rsidR="000D1273">
        <w:rPr>
          <w:color w:val="000000" w:themeColor="text1"/>
          <w:vertAlign w:val="superscript"/>
        </w:rPr>
        <w:t>0.92</w:t>
      </w:r>
      <w:r w:rsidR="000D1273" w:rsidRPr="000D1273">
        <w:rPr>
          <w:color w:val="000000" w:themeColor="text1"/>
        </w:rPr>
        <w:t xml:space="preserve"> </w:t>
      </w:r>
      <w:r w:rsidR="000D1273">
        <w:rPr>
          <w:color w:val="000000" w:themeColor="text1"/>
        </w:rPr>
        <w:fldChar w:fldCharType="begin"/>
      </w:r>
      <w:r w:rsidR="000D1273">
        <w:rPr>
          <w:color w:val="000000" w:themeColor="text1"/>
        </w:rPr>
        <w:instrText xml:space="preserve"> ADDIN EN.CITE &lt;EndNote&gt;&lt;Cite&gt;&lt;Author&gt;Fahlman&lt;/Author&gt;&lt;Year&gt;2020&lt;/Year&gt;&lt;RecNum&gt;2621&lt;/RecNum&gt;&lt;DisplayText&gt;(Fahlman et al., 2020a)&lt;/DisplayText&gt;&lt;record&gt;&lt;rec-number&gt;2621&lt;/rec-number&gt;&lt;foreign-keys&gt;&lt;key app="EN" db-id="xx5rvz2rypad0ferrdnp9avueprfsdrvarez" timestamp="1569855957"&gt;2621&lt;/key&gt;&lt;/foreign-keys&gt;&lt;ref-type name="Journal Article"&gt;17&lt;/ref-type&gt;&lt;contributors&gt;&lt;authors&gt;&lt;author&gt;Fahlman, A.&lt;/author&gt;&lt;author&gt;Borque-Espinosa, A.&lt;/author&gt;&lt;author&gt;Facchin, F. &lt;/author&gt;&lt;author&gt;Ferrero Fernandez, D.&lt;/author&gt;&lt;author&gt;Muñoz Caballero, P.&lt;/author&gt;&lt;author&gt;Haulena, M.&lt;/author&gt;&lt;author&gt;Rocho-Levine, J.&lt;/author&gt;&lt;/authors&gt;&lt;/contributors&gt;&lt;titles&gt;&lt;title&gt;Comparative respiratory physiology in cetaceans&lt;/title&gt;&lt;secondary-title&gt;Frontiers Physiology&lt;/secondary-title&gt;&lt;/titles&gt;&lt;periodical&gt;&lt;full-title&gt;Frontiers Physiology&lt;/full-title&gt;&lt;abbr-1&gt;Front. Physiol.&lt;/abbr-1&gt;&lt;/periodical&gt;&lt;pages&gt;1-7&lt;/pages&gt;&lt;volume&gt;11&lt;/volume&gt;&lt;number&gt;142&lt;/number&gt;&lt;keywords&gt;&lt;keyword&gt;Marine mammal, bottlenose dolphin, Killer whale (Orcinus orca), Harbor porpoise, Gray whale, Allometry, Breathing frequency, Pilot whale (Globicephala melas)&lt;/keyword&gt;&lt;/keywords&gt;&lt;dates&gt;&lt;year&gt;2020&lt;/year&gt;&lt;/dates&gt;&lt;urls&gt;&lt;related-urls&gt;&lt;url&gt;https://www.frontiersin.org/articles/10.3389/fphys.2020.00142/full&lt;/url&gt;&lt;/related-urls&gt;&lt;/urls&gt;&lt;electronic-resource-num&gt;doi: 10.3389/fphys.2020.00142&lt;/electronic-resource-num&gt;&lt;/record&gt;&lt;/Cite&gt;&lt;/EndNote&gt;</w:instrText>
      </w:r>
      <w:r w:rsidR="000D1273">
        <w:rPr>
          <w:color w:val="000000" w:themeColor="text1"/>
        </w:rPr>
        <w:fldChar w:fldCharType="separate"/>
      </w:r>
      <w:r w:rsidR="000D1273">
        <w:rPr>
          <w:noProof/>
          <w:color w:val="000000" w:themeColor="text1"/>
        </w:rPr>
        <w:t>(Fahlman et al., 2020a)</w:t>
      </w:r>
      <w:r w:rsidR="000D1273">
        <w:rPr>
          <w:color w:val="000000" w:themeColor="text1"/>
        </w:rPr>
        <w:fldChar w:fldCharType="end"/>
      </w:r>
      <w:r w:rsidR="000D1273">
        <w:rPr>
          <w:color w:val="000000" w:themeColor="text1"/>
        </w:rPr>
        <w:t>.</w:t>
      </w:r>
    </w:p>
    <w:p w14:paraId="35B655B2" w14:textId="77777777" w:rsidR="000D1273" w:rsidRPr="00755CEA" w:rsidRDefault="000D1273" w:rsidP="000D1273">
      <w:pPr>
        <w:rPr>
          <w:color w:val="000000" w:themeColor="text1"/>
        </w:rPr>
      </w:pPr>
    </w:p>
    <w:p w14:paraId="2F026242" w14:textId="35C0AA03" w:rsidR="003D733B" w:rsidRPr="00755CEA" w:rsidRDefault="00B86E1D" w:rsidP="003D733B">
      <w:pPr>
        <w:rPr>
          <w:color w:val="000000" w:themeColor="text1"/>
        </w:rPr>
      </w:pPr>
      <w:r>
        <w:rPr>
          <w:noProof/>
          <w:color w:val="000000" w:themeColor="text1"/>
        </w:rPr>
        <w:drawing>
          <wp:inline distT="0" distB="0" distL="0" distR="0" wp14:anchorId="079CC898" wp14:editId="3B2B6F05">
            <wp:extent cx="5943600" cy="42456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8"/>
                    <a:stretch>
                      <a:fillRect/>
                    </a:stretch>
                  </pic:blipFill>
                  <pic:spPr>
                    <a:xfrm>
                      <a:off x="0" y="0"/>
                      <a:ext cx="5943600" cy="4245610"/>
                    </a:xfrm>
                    <a:prstGeom prst="rect">
                      <a:avLst/>
                    </a:prstGeom>
                  </pic:spPr>
                </pic:pic>
              </a:graphicData>
            </a:graphic>
          </wp:inline>
        </w:drawing>
      </w:r>
    </w:p>
    <w:p w14:paraId="09805A97" w14:textId="77777777" w:rsidR="00A175FB" w:rsidRDefault="00A175FB" w:rsidP="00457850">
      <w:pPr>
        <w:rPr>
          <w:b/>
          <w:bCs/>
          <w:color w:val="000000" w:themeColor="text1"/>
        </w:rPr>
      </w:pPr>
    </w:p>
    <w:p w14:paraId="1C2019D1" w14:textId="77777777" w:rsidR="00A175FB" w:rsidRDefault="00C714FE" w:rsidP="00457850">
      <w:pPr>
        <w:rPr>
          <w:b/>
          <w:bCs/>
          <w:color w:val="000000" w:themeColor="text1"/>
        </w:rPr>
      </w:pPr>
      <w:r>
        <w:rPr>
          <w:b/>
          <w:bCs/>
          <w:noProof/>
          <w:color w:val="000000" w:themeColor="text1"/>
          <w:lang w:val="en-US"/>
        </w:rPr>
        <w:lastRenderedPageBreak/>
        <w:drawing>
          <wp:inline distT="0" distB="0" distL="0" distR="0" wp14:anchorId="6A5AF75D" wp14:editId="3ED0A512">
            <wp:extent cx="6107723" cy="4362659"/>
            <wp:effectExtent l="0" t="0" r="127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9">
                      <a:extLst>
                        <a:ext uri="{28A0092B-C50C-407E-A947-70E740481C1C}">
                          <a14:useLocalDpi xmlns:a14="http://schemas.microsoft.com/office/drawing/2010/main" val="0"/>
                        </a:ext>
                      </a:extLst>
                    </a:blip>
                    <a:stretch>
                      <a:fillRect/>
                    </a:stretch>
                  </pic:blipFill>
                  <pic:spPr>
                    <a:xfrm>
                      <a:off x="0" y="0"/>
                      <a:ext cx="6119742" cy="4371244"/>
                    </a:xfrm>
                    <a:prstGeom prst="rect">
                      <a:avLst/>
                    </a:prstGeom>
                  </pic:spPr>
                </pic:pic>
              </a:graphicData>
            </a:graphic>
          </wp:inline>
        </w:drawing>
      </w:r>
    </w:p>
    <w:p w14:paraId="168B1AEE" w14:textId="77777777" w:rsidR="00C714FE" w:rsidRDefault="00C714FE" w:rsidP="008A5543">
      <w:pPr>
        <w:rPr>
          <w:b/>
          <w:bCs/>
          <w:color w:val="000000" w:themeColor="text1"/>
        </w:rPr>
      </w:pPr>
    </w:p>
    <w:p w14:paraId="7194D22F" w14:textId="77777777" w:rsidR="00A175FB" w:rsidRDefault="00A175FB" w:rsidP="00457850">
      <w:pPr>
        <w:rPr>
          <w:b/>
          <w:bCs/>
          <w:color w:val="000000" w:themeColor="text1"/>
        </w:rPr>
      </w:pPr>
    </w:p>
    <w:p w14:paraId="755037FA" w14:textId="77777777" w:rsidR="00A175FB" w:rsidRDefault="00EA36E6" w:rsidP="00A175FB">
      <w:pPr>
        <w:rPr>
          <w:b/>
          <w:bCs/>
          <w:color w:val="000000" w:themeColor="text1"/>
        </w:rPr>
      </w:pPr>
      <w:r>
        <w:rPr>
          <w:b/>
          <w:bCs/>
          <w:noProof/>
          <w:color w:val="000000" w:themeColor="text1"/>
          <w:lang w:val="en-US"/>
        </w:rPr>
        <w:lastRenderedPageBreak/>
        <w:drawing>
          <wp:inline distT="0" distB="0" distL="0" distR="0" wp14:anchorId="655967CC" wp14:editId="31EFE928">
            <wp:extent cx="5943600" cy="424542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0">
                      <a:extLst>
                        <a:ext uri="{28A0092B-C50C-407E-A947-70E740481C1C}">
                          <a14:useLocalDpi xmlns:a14="http://schemas.microsoft.com/office/drawing/2010/main" val="0"/>
                        </a:ext>
                      </a:extLst>
                    </a:blip>
                    <a:stretch>
                      <a:fillRect/>
                    </a:stretch>
                  </pic:blipFill>
                  <pic:spPr>
                    <a:xfrm>
                      <a:off x="0" y="0"/>
                      <a:ext cx="5943600" cy="4245428"/>
                    </a:xfrm>
                    <a:prstGeom prst="rect">
                      <a:avLst/>
                    </a:prstGeom>
                  </pic:spPr>
                </pic:pic>
              </a:graphicData>
            </a:graphic>
          </wp:inline>
        </w:drawing>
      </w:r>
    </w:p>
    <w:p w14:paraId="21806909" w14:textId="77777777" w:rsidR="00EA36E6" w:rsidRDefault="00EA36E6" w:rsidP="00A175FB">
      <w:pPr>
        <w:rPr>
          <w:b/>
          <w:bCs/>
          <w:color w:val="000000" w:themeColor="text1"/>
        </w:rPr>
      </w:pPr>
    </w:p>
    <w:p w14:paraId="564A3172" w14:textId="77777777" w:rsidR="00A175FB" w:rsidRDefault="00A175FB" w:rsidP="00A175FB">
      <w:pPr>
        <w:rPr>
          <w:b/>
          <w:bCs/>
          <w:color w:val="000000" w:themeColor="text1"/>
        </w:rPr>
      </w:pPr>
    </w:p>
    <w:p w14:paraId="7757BE93" w14:textId="77777777" w:rsidR="00A175FB" w:rsidRDefault="00EA36E6" w:rsidP="00457850">
      <w:pPr>
        <w:rPr>
          <w:b/>
          <w:bCs/>
          <w:color w:val="000000" w:themeColor="text1"/>
        </w:rPr>
      </w:pPr>
      <w:r>
        <w:rPr>
          <w:b/>
          <w:bCs/>
          <w:noProof/>
          <w:color w:val="000000" w:themeColor="text1"/>
          <w:lang w:val="en-US"/>
        </w:rPr>
        <w:drawing>
          <wp:inline distT="0" distB="0" distL="0" distR="0" wp14:anchorId="5BD07A86" wp14:editId="67F93C19">
            <wp:extent cx="4676282" cy="334020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676282" cy="3340201"/>
                    </a:xfrm>
                    <a:prstGeom prst="rect">
                      <a:avLst/>
                    </a:prstGeom>
                  </pic:spPr>
                </pic:pic>
              </a:graphicData>
            </a:graphic>
          </wp:inline>
        </w:drawing>
      </w:r>
    </w:p>
    <w:p w14:paraId="7C36F746" w14:textId="77777777" w:rsidR="00A175FB" w:rsidRDefault="00EA36E6" w:rsidP="00457850">
      <w:pPr>
        <w:rPr>
          <w:b/>
          <w:bCs/>
          <w:color w:val="000000" w:themeColor="text1"/>
        </w:rPr>
      </w:pPr>
      <w:r>
        <w:rPr>
          <w:b/>
          <w:bCs/>
          <w:noProof/>
          <w:color w:val="000000" w:themeColor="text1"/>
          <w:lang w:val="en-US"/>
        </w:rPr>
        <w:lastRenderedPageBreak/>
        <w:drawing>
          <wp:inline distT="0" distB="0" distL="0" distR="0" wp14:anchorId="5F83679E" wp14:editId="4F2AFEC0">
            <wp:extent cx="4756899" cy="3397785"/>
            <wp:effectExtent l="0" t="0" r="5715"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756899" cy="3397785"/>
                    </a:xfrm>
                    <a:prstGeom prst="rect">
                      <a:avLst/>
                    </a:prstGeom>
                  </pic:spPr>
                </pic:pic>
              </a:graphicData>
            </a:graphic>
          </wp:inline>
        </w:drawing>
      </w:r>
    </w:p>
    <w:p w14:paraId="63B92B98" w14:textId="77777777" w:rsidR="00A175FB" w:rsidRPr="00917752" w:rsidRDefault="00A175FB" w:rsidP="00457850">
      <w:pPr>
        <w:rPr>
          <w:b/>
          <w:bCs/>
          <w:color w:val="000000" w:themeColor="text1"/>
        </w:rPr>
      </w:pPr>
    </w:p>
    <w:p w14:paraId="608DA733" w14:textId="77777777" w:rsidR="004F04E2" w:rsidRPr="00260E83" w:rsidRDefault="004F04E2" w:rsidP="004F04E2">
      <w:pPr>
        <w:spacing w:line="360" w:lineRule="auto"/>
        <w:rPr>
          <w:color w:val="000000" w:themeColor="text1"/>
          <w:lang w:val="en-US"/>
        </w:rPr>
      </w:pPr>
      <w:r w:rsidRPr="00260E83">
        <w:rPr>
          <w:b/>
          <w:bCs/>
          <w:color w:val="000000" w:themeColor="text1"/>
          <w:lang w:val="en-US"/>
        </w:rPr>
        <w:t>Authors' contributions</w:t>
      </w:r>
    </w:p>
    <w:p w14:paraId="35543F79" w14:textId="3C190EF7" w:rsidR="004F04E2" w:rsidRPr="00260E83" w:rsidRDefault="004F04E2" w:rsidP="004F04E2">
      <w:pPr>
        <w:spacing w:line="360" w:lineRule="auto"/>
        <w:ind w:firstLine="720"/>
        <w:rPr>
          <w:iCs/>
          <w:color w:val="000000" w:themeColor="text1"/>
          <w:lang w:val="en-US"/>
        </w:rPr>
      </w:pPr>
      <w:bookmarkStart w:id="206" w:name="OLE_LINK1"/>
      <w:bookmarkStart w:id="207" w:name="OLE_LINK2"/>
      <w:r w:rsidRPr="00260E83">
        <w:rPr>
          <w:iCs/>
          <w:color w:val="000000" w:themeColor="text1"/>
          <w:lang w:val="en-US"/>
        </w:rPr>
        <w:t xml:space="preserve">AF, and </w:t>
      </w:r>
      <w:r>
        <w:rPr>
          <w:iCs/>
          <w:color w:val="000000" w:themeColor="text1"/>
          <w:lang w:val="en-US"/>
        </w:rPr>
        <w:t>JAS</w:t>
      </w:r>
      <w:r w:rsidRPr="00260E83">
        <w:rPr>
          <w:iCs/>
          <w:color w:val="000000" w:themeColor="text1"/>
          <w:lang w:val="en-US"/>
        </w:rPr>
        <w:t xml:space="preserve"> conceived of the study. </w:t>
      </w:r>
      <w:r>
        <w:rPr>
          <w:iCs/>
          <w:color w:val="000000" w:themeColor="text1"/>
          <w:lang w:val="en-US"/>
        </w:rPr>
        <w:t xml:space="preserve">JAS, </w:t>
      </w:r>
      <w:r w:rsidR="00DE27CE">
        <w:rPr>
          <w:iCs/>
          <w:color w:val="000000" w:themeColor="text1"/>
          <w:lang w:val="en-US"/>
        </w:rPr>
        <w:t xml:space="preserve">AB, </w:t>
      </w:r>
      <w:r>
        <w:rPr>
          <w:iCs/>
          <w:color w:val="000000" w:themeColor="text1"/>
          <w:lang w:val="en-US"/>
        </w:rPr>
        <w:t xml:space="preserve">and AF developed the hypothesis, RSH, and DLD obtained the historical data, RSH, SDR, TW, DLD, AS, BS, SD and AF </w:t>
      </w:r>
      <w:r w:rsidRPr="00260E83">
        <w:rPr>
          <w:iCs/>
          <w:color w:val="000000" w:themeColor="text1"/>
          <w:lang w:val="en-US"/>
        </w:rPr>
        <w:t xml:space="preserve">analyzed the data. </w:t>
      </w:r>
      <w:r>
        <w:rPr>
          <w:iCs/>
          <w:color w:val="000000" w:themeColor="text1"/>
          <w:lang w:val="en-US"/>
        </w:rPr>
        <w:t>SDR, TW, AS, BS, and SD</w:t>
      </w:r>
      <w:r w:rsidRPr="00260E83">
        <w:rPr>
          <w:iCs/>
          <w:color w:val="000000" w:themeColor="text1"/>
          <w:lang w:val="en-US"/>
        </w:rPr>
        <w:t xml:space="preserve"> carried out the statistical analysis</w:t>
      </w:r>
      <w:r>
        <w:rPr>
          <w:iCs/>
          <w:color w:val="000000" w:themeColor="text1"/>
          <w:lang w:val="en-US"/>
        </w:rPr>
        <w:t>. RSH and AF</w:t>
      </w:r>
      <w:r w:rsidRPr="00260E83">
        <w:rPr>
          <w:iCs/>
          <w:color w:val="000000" w:themeColor="text1"/>
          <w:lang w:val="en-US"/>
        </w:rPr>
        <w:t xml:space="preserve"> and drafted the paper, with feedback from co-authors. All authors gave final approval for publication.  </w:t>
      </w:r>
    </w:p>
    <w:bookmarkEnd w:id="206"/>
    <w:bookmarkEnd w:id="207"/>
    <w:p w14:paraId="7C13C6AA" w14:textId="77777777" w:rsidR="004F04E2" w:rsidRDefault="004F04E2" w:rsidP="004F04E2">
      <w:pPr>
        <w:rPr>
          <w:color w:val="000000" w:themeColor="text1"/>
        </w:rPr>
      </w:pPr>
    </w:p>
    <w:p w14:paraId="1DB9736D" w14:textId="77777777" w:rsidR="004F04E2" w:rsidRPr="00790448" w:rsidRDefault="004F04E2" w:rsidP="004F04E2">
      <w:pPr>
        <w:rPr>
          <w:b/>
          <w:bCs/>
          <w:color w:val="000000" w:themeColor="text1"/>
        </w:rPr>
      </w:pPr>
      <w:r w:rsidRPr="00790448">
        <w:rPr>
          <w:b/>
          <w:bCs/>
          <w:color w:val="000000" w:themeColor="text1"/>
        </w:rPr>
        <w:t>Supp</w:t>
      </w:r>
      <w:r>
        <w:rPr>
          <w:b/>
          <w:bCs/>
          <w:color w:val="000000" w:themeColor="text1"/>
        </w:rPr>
        <w:t>lementary materials</w:t>
      </w:r>
    </w:p>
    <w:p w14:paraId="6E8DE640" w14:textId="77777777" w:rsidR="004F04E2" w:rsidRPr="00790448" w:rsidRDefault="004F04E2" w:rsidP="004F04E2">
      <w:pPr>
        <w:rPr>
          <w:color w:val="000000" w:themeColor="text1"/>
        </w:rPr>
      </w:pPr>
      <w:r>
        <w:rPr>
          <w:color w:val="000000" w:themeColor="text1"/>
        </w:rPr>
        <w:t xml:space="preserve">Please refer to this </w:t>
      </w:r>
      <w:hyperlink r:id="rId33" w:history="1">
        <w:r w:rsidRPr="001A05B2">
          <w:rPr>
            <w:rStyle w:val="Hyperlink"/>
          </w:rPr>
          <w:t>link</w:t>
        </w:r>
      </w:hyperlink>
      <w:r>
        <w:rPr>
          <w:color w:val="000000" w:themeColor="text1"/>
        </w:rPr>
        <w:t xml:space="preserve"> for supplementary materials.</w:t>
      </w:r>
    </w:p>
    <w:p w14:paraId="660354C4" w14:textId="77777777" w:rsidR="004F04E2" w:rsidRDefault="004F04E2">
      <w:pPr>
        <w:rPr>
          <w:b/>
          <w:bCs/>
          <w:color w:val="000000" w:themeColor="text1"/>
        </w:rPr>
      </w:pPr>
    </w:p>
    <w:p w14:paraId="51CA471A" w14:textId="481EF0A9" w:rsidR="00CB4709" w:rsidRDefault="00457850">
      <w:r w:rsidRPr="00917752">
        <w:rPr>
          <w:b/>
          <w:bCs/>
          <w:color w:val="000000" w:themeColor="text1"/>
        </w:rPr>
        <w:t>References</w:t>
      </w:r>
    </w:p>
    <w:p w14:paraId="581684F7" w14:textId="77777777" w:rsidR="00CB4709" w:rsidRDefault="00CB4709"/>
    <w:p w14:paraId="1C2E6B53" w14:textId="77777777" w:rsidR="00EC5B68" w:rsidRPr="00EC5B68" w:rsidRDefault="00CB4709" w:rsidP="00EC5B68">
      <w:pPr>
        <w:pStyle w:val="EndNoteBibliography"/>
        <w:rPr>
          <w:noProof/>
        </w:rPr>
      </w:pPr>
      <w:r>
        <w:fldChar w:fldCharType="begin"/>
      </w:r>
      <w:r>
        <w:instrText xml:space="preserve"> ADDIN EN.REFLIST </w:instrText>
      </w:r>
      <w:r>
        <w:fldChar w:fldCharType="separate"/>
      </w:r>
      <w:r w:rsidR="00EC5B68" w:rsidRPr="00EC5B68">
        <w:rPr>
          <w:noProof/>
        </w:rPr>
        <w:t>Bates, D., Mächler, M., Bolker, B., Walker, S., 2015. Fitting Linear Mixed-Effects Models Using lme4. Journal of Statistical Software 67, 1 - 48.</w:t>
      </w:r>
    </w:p>
    <w:p w14:paraId="6F7761DC" w14:textId="77777777" w:rsidR="00EC5B68" w:rsidRPr="00EC5B68" w:rsidRDefault="00EC5B68" w:rsidP="00EC5B68">
      <w:pPr>
        <w:pStyle w:val="EndNoteBibliography"/>
        <w:rPr>
          <w:noProof/>
        </w:rPr>
      </w:pPr>
      <w:r w:rsidRPr="00EC5B68">
        <w:rPr>
          <w:noProof/>
        </w:rPr>
        <w:t>Beechler, B.R., Jolles, A.E., Ezenwa, V.O., 2009. Evaluation of hemtaologic values in free-ranging African buffalo  (</w:t>
      </w:r>
      <w:r w:rsidRPr="00EC5B68">
        <w:rPr>
          <w:i/>
          <w:noProof/>
        </w:rPr>
        <w:t>Syncerus caffer</w:t>
      </w:r>
      <w:r w:rsidRPr="00EC5B68">
        <w:rPr>
          <w:noProof/>
        </w:rPr>
        <w:t>). J Wild Dis 45, 57-66.</w:t>
      </w:r>
    </w:p>
    <w:p w14:paraId="4F525365" w14:textId="77777777" w:rsidR="00EC5B68" w:rsidRPr="00EC5B68" w:rsidRDefault="00EC5B68" w:rsidP="00EC5B68">
      <w:pPr>
        <w:pStyle w:val="EndNoteBibliography"/>
        <w:rPr>
          <w:noProof/>
        </w:rPr>
      </w:pPr>
      <w:r w:rsidRPr="00EC5B68">
        <w:rPr>
          <w:noProof/>
        </w:rPr>
        <w:t>Ben-Tal, A., Shamailov, S.S., Paton, J.F.R., 2012. Evaluating the physiological significance of respiratory sinus arrhythmia: looking beyond ventilation–perfusion efficiency. J. Physiol. 590, 1989-2008.</w:t>
      </w:r>
    </w:p>
    <w:p w14:paraId="1424F0BE" w14:textId="77777777" w:rsidR="00EC5B68" w:rsidRPr="00EC5B68" w:rsidRDefault="00EC5B68" w:rsidP="00EC5B68">
      <w:pPr>
        <w:pStyle w:val="EndNoteBibliography"/>
        <w:rPr>
          <w:noProof/>
        </w:rPr>
      </w:pPr>
      <w:r w:rsidRPr="00EC5B68">
        <w:rPr>
          <w:noProof/>
        </w:rPr>
        <w:t>Benedict, F.G., Ritzman, E.G., 1935. Lability of the Basal Metabolism of the Dairy Cow. Proc. Natl. Acad. Sci. USA 21, 304-308.</w:t>
      </w:r>
    </w:p>
    <w:p w14:paraId="452D36B7" w14:textId="77777777" w:rsidR="00EC5B68" w:rsidRPr="00EC5B68" w:rsidRDefault="00EC5B68" w:rsidP="00EC5B68">
      <w:pPr>
        <w:pStyle w:val="EndNoteBibliography"/>
        <w:rPr>
          <w:noProof/>
        </w:rPr>
      </w:pPr>
      <w:r w:rsidRPr="00EC5B68">
        <w:rPr>
          <w:noProof/>
        </w:rPr>
        <w:t>Blawas, A.M., Nowacek, D.P., Allen, A., Rocho-Levine, J., Fahlman, A., 2021a. Respiratory sinus  arrhythmia and submersion bradycardia in bottlenose dolphins (</w:t>
      </w:r>
      <w:r w:rsidRPr="00EC5B68">
        <w:rPr>
          <w:i/>
          <w:noProof/>
        </w:rPr>
        <w:t>Tursiops truncatus</w:t>
      </w:r>
      <w:r w:rsidRPr="00EC5B68">
        <w:rPr>
          <w:noProof/>
        </w:rPr>
        <w:t>). J Exp Biol 224.</w:t>
      </w:r>
    </w:p>
    <w:p w14:paraId="2807B4FF" w14:textId="77777777" w:rsidR="00EC5B68" w:rsidRPr="00EC5B68" w:rsidRDefault="00EC5B68" w:rsidP="00EC5B68">
      <w:pPr>
        <w:pStyle w:val="EndNoteBibliography"/>
        <w:rPr>
          <w:noProof/>
        </w:rPr>
      </w:pPr>
      <w:r w:rsidRPr="00EC5B68">
        <w:rPr>
          <w:noProof/>
        </w:rPr>
        <w:lastRenderedPageBreak/>
        <w:t>Blawas, A.M., Nowacek, D.P., Rocho-Levine, J., Robeck, T.R., Fahlman, A., 2021b. Scaling of heart rate with breathing frequency and body mass in cetaceans. Phil. Trans. Roy. Soc. Lond. B 376, 20200223.</w:t>
      </w:r>
    </w:p>
    <w:p w14:paraId="22D227AF" w14:textId="77777777" w:rsidR="00EC5B68" w:rsidRPr="00EC5B68" w:rsidRDefault="00EC5B68" w:rsidP="00EC5B68">
      <w:pPr>
        <w:pStyle w:val="EndNoteBibliography"/>
        <w:rPr>
          <w:noProof/>
        </w:rPr>
      </w:pPr>
      <w:r w:rsidRPr="00EC5B68">
        <w:rPr>
          <w:noProof/>
        </w:rPr>
        <w:t>Brooks, M.E., Kristensen, K., van Benthem, K.J., Magnusson, A., Berg, C.W., Nielsen, A., Skaug, H.J., Maechler, M., Bolker, B.M., 2017. glmmTMB Balances Speed and Flexibility Among Packages for Zero-inflated Generalized Linear Mixed Modeling. The R Journal 9, 378-400.</w:t>
      </w:r>
    </w:p>
    <w:p w14:paraId="6D4BDE3E" w14:textId="77777777" w:rsidR="00EC5B68" w:rsidRPr="00EC5B68" w:rsidRDefault="00EC5B68" w:rsidP="00EC5B68">
      <w:pPr>
        <w:pStyle w:val="EndNoteBibliography"/>
        <w:rPr>
          <w:noProof/>
        </w:rPr>
      </w:pPr>
      <w:r w:rsidRPr="00EC5B68">
        <w:rPr>
          <w:noProof/>
        </w:rPr>
        <w:t>Cauture, F., SterbaBoatwright, B., Miedler, S., Rocho-Levine, J., Harms, C., Fahlman, A., 2019. Using Respiratory Sinus Arrhythmia to estimate inspired tidal volume in the bottlenose dolphin (</w:t>
      </w:r>
      <w:r w:rsidRPr="00EC5B68">
        <w:rPr>
          <w:i/>
          <w:noProof/>
        </w:rPr>
        <w:t>Tursiops truncatus</w:t>
      </w:r>
      <w:r w:rsidRPr="00EC5B68">
        <w:rPr>
          <w:noProof/>
        </w:rPr>
        <w:t>). Front. Physiol. 10.</w:t>
      </w:r>
    </w:p>
    <w:p w14:paraId="359E0DF0" w14:textId="77777777" w:rsidR="00EC5B68" w:rsidRPr="00EC5B68" w:rsidRDefault="00EC5B68" w:rsidP="00EC5B68">
      <w:pPr>
        <w:pStyle w:val="EndNoteBibliography"/>
        <w:rPr>
          <w:noProof/>
        </w:rPr>
      </w:pPr>
      <w:r w:rsidRPr="00EC5B68">
        <w:rPr>
          <w:noProof/>
        </w:rPr>
        <w:t>Choy, E.S., Campbell, K.L., Berenbrink, M., Roth, J.D., Loseto, L.L., 2019. Body condition impacts blood and muscle oxygen storage capacity of free-living beluga whales (Delphinapterus leucas). J. Exp. Biol. 222.</w:t>
      </w:r>
    </w:p>
    <w:p w14:paraId="27C3B22A" w14:textId="77777777" w:rsidR="00EC5B68" w:rsidRPr="00EC5B68" w:rsidRDefault="00EC5B68" w:rsidP="00EC5B68">
      <w:pPr>
        <w:pStyle w:val="EndNoteBibliography"/>
        <w:rPr>
          <w:noProof/>
        </w:rPr>
      </w:pPr>
      <w:r w:rsidRPr="00EC5B68">
        <w:rPr>
          <w:noProof/>
        </w:rPr>
        <w:t>Darveau, C.-A., Suarez, R.K., Andrews, R.D., Hochachka, P.W., 2002. Allometric cascade as a unifying principle of body mass effects on metabolism. Nature 417, 166-170.</w:t>
      </w:r>
    </w:p>
    <w:p w14:paraId="0E134D6F" w14:textId="77777777" w:rsidR="00EC5B68" w:rsidRPr="00EC5B68" w:rsidRDefault="00EC5B68" w:rsidP="00EC5B68">
      <w:pPr>
        <w:pStyle w:val="EndNoteBibliography"/>
        <w:rPr>
          <w:noProof/>
        </w:rPr>
      </w:pPr>
      <w:r w:rsidRPr="00EC5B68">
        <w:rPr>
          <w:noProof/>
        </w:rPr>
        <w:t>Fahlman, A., Borque-Espinosa, A., Facchin, F., Ferrero Fernandez, D., Muñoz Caballero, P., Haulena, M., Rocho-Levine, J., 2020a. Comparative respiratory physiology in cetaceans. Front. Physiol. 11, 1-7.</w:t>
      </w:r>
    </w:p>
    <w:p w14:paraId="6EFA747A" w14:textId="77777777" w:rsidR="00EC5B68" w:rsidRPr="00EC5B68" w:rsidRDefault="00EC5B68" w:rsidP="00EC5B68">
      <w:pPr>
        <w:pStyle w:val="EndNoteBibliography"/>
        <w:rPr>
          <w:noProof/>
        </w:rPr>
      </w:pPr>
      <w:r w:rsidRPr="00EC5B68">
        <w:rPr>
          <w:noProof/>
        </w:rPr>
        <w:t>Fahlman, A., Miedler, S., Marti-Bonmati, L., Ferrero Fernandez, D., Muñoz Caballero, P., Arenarez, J., Rocho-Levine, J., Robeck, T., Blawas, A.M., 2020b. Cardiorespiratory coupling in cetaceans; a physiological strategy to improve gas exchange? J. Exp. Biol. 223, jeb226365.</w:t>
      </w:r>
    </w:p>
    <w:p w14:paraId="1897511E" w14:textId="77777777" w:rsidR="00EC5B68" w:rsidRPr="00EC5B68" w:rsidRDefault="00EC5B68" w:rsidP="00EC5B68">
      <w:pPr>
        <w:pStyle w:val="EndNoteBibliography"/>
        <w:rPr>
          <w:noProof/>
        </w:rPr>
      </w:pPr>
      <w:r w:rsidRPr="00EC5B68">
        <w:rPr>
          <w:noProof/>
        </w:rPr>
        <w:t xml:space="preserve">Fahlman, A., Miedler, S., Rocho-Levine, J., Jabois, A., Arenarez, J., Marti-Bonmati, L., García-Párraga, D., Cauture, F., 2019. Re-evaluating the significance of the dive response during voluntary surface apneas in the bottlenose dolphin, </w:t>
      </w:r>
      <w:r w:rsidRPr="00EC5B68">
        <w:rPr>
          <w:i/>
          <w:noProof/>
        </w:rPr>
        <w:t>Tursiops truncatus</w:t>
      </w:r>
      <w:r w:rsidRPr="00EC5B68">
        <w:rPr>
          <w:noProof/>
        </w:rPr>
        <w:t>. Sci. Rep. 9, 8613.</w:t>
      </w:r>
    </w:p>
    <w:p w14:paraId="3D6177FF" w14:textId="77777777" w:rsidR="00EC5B68" w:rsidRPr="00EC5B68" w:rsidRDefault="00EC5B68" w:rsidP="00EC5B68">
      <w:pPr>
        <w:pStyle w:val="EndNoteBibliography"/>
        <w:rPr>
          <w:noProof/>
        </w:rPr>
      </w:pPr>
      <w:r w:rsidRPr="00EC5B68">
        <w:rPr>
          <w:noProof/>
        </w:rPr>
        <w:t>Fahlman, A., Moore, M.J., Garcia-Parraga, D., 2017. Respiratory function and mechanics in pinnipeds and cetaceans. J. Exp. Biol. 220, 1761-1763.</w:t>
      </w:r>
    </w:p>
    <w:p w14:paraId="01FFC6E4" w14:textId="77777777" w:rsidR="00EC5B68" w:rsidRPr="00EC5B68" w:rsidRDefault="00EC5B68" w:rsidP="00EC5B68">
      <w:pPr>
        <w:pStyle w:val="EndNoteBibliography"/>
        <w:rPr>
          <w:noProof/>
        </w:rPr>
      </w:pPr>
      <w:r w:rsidRPr="00EC5B68">
        <w:rPr>
          <w:noProof/>
        </w:rPr>
        <w:t>Gallivan, G.J., Ronald, K., 1979. Temperature regulation in freely diving harp seals (Phoca groenlandica). Can. J. Zool. 57, 2256-2263.</w:t>
      </w:r>
    </w:p>
    <w:p w14:paraId="057AE1F7" w14:textId="77777777" w:rsidR="00EC5B68" w:rsidRPr="00EC5B68" w:rsidRDefault="00EC5B68" w:rsidP="00EC5B68">
      <w:pPr>
        <w:pStyle w:val="EndNoteBibliography"/>
        <w:rPr>
          <w:noProof/>
        </w:rPr>
      </w:pPr>
      <w:r w:rsidRPr="00EC5B68">
        <w:rPr>
          <w:noProof/>
        </w:rPr>
        <w:t>Genoud, M., Isler, K., Martin, R.D., 2018. Comparative analyses of basal rate of metabolism in mammals: data selection does matter. Biological Reviews 93, 404-438.</w:t>
      </w:r>
    </w:p>
    <w:p w14:paraId="43169938" w14:textId="77777777" w:rsidR="00EC5B68" w:rsidRPr="00EC5B68" w:rsidRDefault="00EC5B68" w:rsidP="00EC5B68">
      <w:pPr>
        <w:pStyle w:val="EndNoteBibliography"/>
        <w:rPr>
          <w:noProof/>
        </w:rPr>
      </w:pPr>
      <w:r w:rsidRPr="00EC5B68">
        <w:rPr>
          <w:noProof/>
        </w:rPr>
        <w:t>Hart, J.S., Irving, L., Mackenzie, B., 1959. THE ENERGETICS OF HARBOR SEALS IN AIR AND IN WATER WITH SPECIAL CONSIDERATION OF SEASONAL CHANGES. Can. J. Zool. 37, 447-457.</w:t>
      </w:r>
    </w:p>
    <w:p w14:paraId="4A58AE15" w14:textId="77777777" w:rsidR="00EC5B68" w:rsidRPr="00EC5B68" w:rsidRDefault="00EC5B68" w:rsidP="00EC5B68">
      <w:pPr>
        <w:pStyle w:val="EndNoteBibliography"/>
        <w:rPr>
          <w:noProof/>
        </w:rPr>
      </w:pPr>
      <w:r w:rsidRPr="00EC5B68">
        <w:rPr>
          <w:noProof/>
        </w:rPr>
        <w:t>Hayano, J., Yasuma, F., Okada, A., Mukai, S., Fujinami, T., 1996. Respiratory Sinus Arrhythmia: A phenomenon improving pulmonary gas exchange and circulatory efficiency. Circulation 94, 842-847.</w:t>
      </w:r>
    </w:p>
    <w:p w14:paraId="71AAAA9A" w14:textId="77777777" w:rsidR="00EC5B68" w:rsidRPr="00EC5B68" w:rsidRDefault="00EC5B68" w:rsidP="00EC5B68">
      <w:pPr>
        <w:pStyle w:val="EndNoteBibliography"/>
        <w:rPr>
          <w:noProof/>
        </w:rPr>
      </w:pPr>
      <w:r w:rsidRPr="00EC5B68">
        <w:rPr>
          <w:noProof/>
        </w:rPr>
        <w:t>Irving, L., Hart, J.S., 1957. The metabolism and insulation of seals as bare-skinned mammals in cold water Can. J. Zool. 35, 497-511.</w:t>
      </w:r>
    </w:p>
    <w:p w14:paraId="6234F4C3" w14:textId="77777777" w:rsidR="00EC5B68" w:rsidRPr="00EC5B68" w:rsidRDefault="00EC5B68" w:rsidP="00EC5B68">
      <w:pPr>
        <w:pStyle w:val="EndNoteBibliography"/>
        <w:rPr>
          <w:noProof/>
        </w:rPr>
      </w:pPr>
      <w:r w:rsidRPr="00EC5B68">
        <w:rPr>
          <w:noProof/>
        </w:rPr>
        <w:t>Irving, L., Scholander, P.F., Grinnell, S.W., 1941. Significance of the heart rate to the diving ability of seals. J. Cell. Comp. Physiol. 18, 283-297.</w:t>
      </w:r>
    </w:p>
    <w:p w14:paraId="52FA97CD" w14:textId="77777777" w:rsidR="00EC5B68" w:rsidRPr="00EC5B68" w:rsidRDefault="00EC5B68" w:rsidP="00EC5B68">
      <w:pPr>
        <w:pStyle w:val="EndNoteBibliography"/>
        <w:rPr>
          <w:noProof/>
        </w:rPr>
      </w:pPr>
      <w:r w:rsidRPr="00EC5B68">
        <w:rPr>
          <w:noProof/>
        </w:rPr>
        <w:t>Irving, L., Solandt, O.M., Solandt, D.Y., Fisher, K.C., 1935. The respiratory metabolism of the seal and its adjustment to diving. J. Cell. Comp. Physiol. 7, 137-151.</w:t>
      </w:r>
    </w:p>
    <w:p w14:paraId="4438D7B3" w14:textId="77777777" w:rsidR="00EC5B68" w:rsidRPr="00EC5B68" w:rsidRDefault="00EC5B68" w:rsidP="00EC5B68">
      <w:pPr>
        <w:pStyle w:val="EndNoteBibliography"/>
        <w:rPr>
          <w:noProof/>
        </w:rPr>
      </w:pPr>
      <w:r w:rsidRPr="00EC5B68">
        <w:rPr>
          <w:noProof/>
        </w:rPr>
        <w:t>Kanwisher, J., Sundness, G., 1965. Physiology of a small cetacean. Hval Skrift 48, 45-53.</w:t>
      </w:r>
    </w:p>
    <w:p w14:paraId="561BE28C" w14:textId="77777777" w:rsidR="00EC5B68" w:rsidRPr="00EC5B68" w:rsidRDefault="00EC5B68" w:rsidP="00EC5B68">
      <w:pPr>
        <w:pStyle w:val="EndNoteBibliography"/>
        <w:rPr>
          <w:noProof/>
        </w:rPr>
      </w:pPr>
      <w:r w:rsidRPr="00EC5B68">
        <w:rPr>
          <w:noProof/>
        </w:rPr>
        <w:t>Kanwisher, J.W., Ridgway, S.H., 1983. The physiological ecology of whales and porpoises. Sci. Am. 248, 110-120.</w:t>
      </w:r>
    </w:p>
    <w:p w14:paraId="090F1D40" w14:textId="77777777" w:rsidR="00EC5B68" w:rsidRPr="00EC5B68" w:rsidRDefault="00EC5B68" w:rsidP="00EC5B68">
      <w:pPr>
        <w:pStyle w:val="EndNoteBibliography"/>
        <w:rPr>
          <w:noProof/>
        </w:rPr>
      </w:pPr>
      <w:r w:rsidRPr="00EC5B68">
        <w:rPr>
          <w:noProof/>
        </w:rPr>
        <w:lastRenderedPageBreak/>
        <w:t>Killen, S.S., Glazier, D.S., Rezende, E.L., Clark, T.D., Atkinson, D., Willener, A.S., Halsey, L.G., 2016. Ecological Influences and Morphological Correlates of Resting and Maximal Metabolic Rates across Teleost Fish Species. The American naturalist 187, 592-606.</w:t>
      </w:r>
    </w:p>
    <w:p w14:paraId="2967998A" w14:textId="77777777" w:rsidR="00EC5B68" w:rsidRPr="00EC5B68" w:rsidRDefault="00EC5B68" w:rsidP="00EC5B68">
      <w:pPr>
        <w:pStyle w:val="EndNoteBibliography"/>
        <w:rPr>
          <w:noProof/>
        </w:rPr>
      </w:pPr>
      <w:r w:rsidRPr="00EC5B68">
        <w:rPr>
          <w:noProof/>
        </w:rPr>
        <w:t>Kleiber, M., 1947. Body size and metabolic rate Physiol. Rev. 27, 511-541.</w:t>
      </w:r>
    </w:p>
    <w:p w14:paraId="10528C35" w14:textId="77777777" w:rsidR="00EC5B68" w:rsidRPr="00EC5B68" w:rsidRDefault="00EC5B68" w:rsidP="00EC5B68">
      <w:pPr>
        <w:pStyle w:val="EndNoteBibliography"/>
        <w:rPr>
          <w:noProof/>
        </w:rPr>
      </w:pPr>
      <w:r w:rsidRPr="00EC5B68">
        <w:rPr>
          <w:noProof/>
        </w:rPr>
        <w:t>Kleiber, M., 1961. The Fire of Life: An Introduction to Animal Energetics. Wiley, New York.</w:t>
      </w:r>
    </w:p>
    <w:p w14:paraId="11BA53DE" w14:textId="77777777" w:rsidR="00EC5B68" w:rsidRPr="00EC5B68" w:rsidRDefault="00EC5B68" w:rsidP="00EC5B68">
      <w:pPr>
        <w:pStyle w:val="EndNoteBibliography"/>
        <w:rPr>
          <w:noProof/>
        </w:rPr>
      </w:pPr>
      <w:r w:rsidRPr="00EC5B68">
        <w:rPr>
          <w:noProof/>
        </w:rPr>
        <w:t>Kolokotrones, T., Van, S., Deeds, E.J., Fontana, W., 2010. Curvature in metabolic scaling. Nature 464, 753-756.</w:t>
      </w:r>
    </w:p>
    <w:p w14:paraId="37BEE26C" w14:textId="77777777" w:rsidR="00EC5B68" w:rsidRPr="00EC5B68" w:rsidRDefault="00EC5B68" w:rsidP="00EC5B68">
      <w:pPr>
        <w:pStyle w:val="EndNoteBibliography"/>
        <w:rPr>
          <w:noProof/>
        </w:rPr>
      </w:pPr>
      <w:r w:rsidRPr="00EC5B68">
        <w:rPr>
          <w:noProof/>
        </w:rPr>
        <w:t>Kooyman, G.L., 1973. Respiratory adaptations in marine mammals. Am. Zool. 13, 457-468.</w:t>
      </w:r>
    </w:p>
    <w:p w14:paraId="0745EE11" w14:textId="77777777" w:rsidR="00EC5B68" w:rsidRPr="00EC5B68" w:rsidRDefault="00EC5B68" w:rsidP="00EC5B68">
      <w:pPr>
        <w:pStyle w:val="EndNoteBibliography"/>
        <w:rPr>
          <w:noProof/>
        </w:rPr>
      </w:pPr>
      <w:r w:rsidRPr="00EC5B68">
        <w:rPr>
          <w:noProof/>
        </w:rPr>
        <w:t>Lavigne, D.M., Innes, S., Worthy, G.A.J., Kovacs, K.M., Schmitz, O.J., Hickie, J.P., 1986. Metabolic rate of seals and whales. Can. J. Zool. 64, 279-284.</w:t>
      </w:r>
    </w:p>
    <w:p w14:paraId="1929760E" w14:textId="77777777" w:rsidR="00EC5B68" w:rsidRPr="00EC5B68" w:rsidRDefault="00EC5B68" w:rsidP="00EC5B68">
      <w:pPr>
        <w:pStyle w:val="EndNoteBibliography"/>
        <w:rPr>
          <w:noProof/>
        </w:rPr>
      </w:pPr>
      <w:r w:rsidRPr="00EC5B68">
        <w:rPr>
          <w:noProof/>
        </w:rPr>
        <w:t>McNab, B.K., 1988. Complications inherent in scaling the basal rate of metabolism in mammals. Quarterly Review of Biology 63, 25-54.</w:t>
      </w:r>
    </w:p>
    <w:p w14:paraId="65CE091E" w14:textId="77777777" w:rsidR="00EC5B68" w:rsidRPr="00EC5B68" w:rsidRDefault="00EC5B68" w:rsidP="00EC5B68">
      <w:pPr>
        <w:pStyle w:val="EndNoteBibliography"/>
        <w:rPr>
          <w:noProof/>
        </w:rPr>
      </w:pPr>
      <w:r w:rsidRPr="00EC5B68">
        <w:rPr>
          <w:noProof/>
        </w:rPr>
        <w:t>McNab, B.K., 2008. An analysis of the factors that influence the level and scaling of mammalian BMR. Comparative Biochemesitry and Physiology A 151, 5-28.</w:t>
      </w:r>
    </w:p>
    <w:p w14:paraId="1387A82E" w14:textId="77777777" w:rsidR="00EC5B68" w:rsidRPr="00EC5B68" w:rsidRDefault="00EC5B68" w:rsidP="00EC5B68">
      <w:pPr>
        <w:pStyle w:val="EndNoteBibliography"/>
        <w:rPr>
          <w:noProof/>
        </w:rPr>
      </w:pPr>
      <w:r w:rsidRPr="00EC5B68">
        <w:rPr>
          <w:noProof/>
        </w:rPr>
        <w:t>Mortola, J.P., 2015. The heart rate - breathing rate relationship in aquatic mammals: A comparative analysis with terrestrial species. Current Zoology 61, 569-577.</w:t>
      </w:r>
    </w:p>
    <w:p w14:paraId="2EC5DDAE" w14:textId="77777777" w:rsidR="00EC5B68" w:rsidRPr="00EC5B68" w:rsidRDefault="00EC5B68" w:rsidP="00EC5B68">
      <w:pPr>
        <w:pStyle w:val="EndNoteBibliography"/>
        <w:rPr>
          <w:noProof/>
        </w:rPr>
      </w:pPr>
      <w:r w:rsidRPr="00EC5B68">
        <w:rPr>
          <w:noProof/>
        </w:rPr>
        <w:t>Mortola, J.P., Limoges, M.-J., 2006. Resting breathing frequency in aquatic mammals: A comparative analysis with terrestrial species. Resp. Physiol. Neurobiol. 154, 500-514.</w:t>
      </w:r>
    </w:p>
    <w:p w14:paraId="6CE2050D" w14:textId="77777777" w:rsidR="00EC5B68" w:rsidRPr="00EC5B68" w:rsidRDefault="00EC5B68" w:rsidP="00EC5B68">
      <w:pPr>
        <w:pStyle w:val="EndNoteBibliography"/>
        <w:rPr>
          <w:noProof/>
        </w:rPr>
      </w:pPr>
      <w:r w:rsidRPr="00EC5B68">
        <w:rPr>
          <w:noProof/>
        </w:rPr>
        <w:t xml:space="preserve">Naya, D.E., Naya, H., White, C.R., 2018. </w:t>
      </w:r>
    </w:p>
    <w:p w14:paraId="1243E713" w14:textId="77777777" w:rsidR="00EC5B68" w:rsidRPr="00EC5B68" w:rsidRDefault="00EC5B68" w:rsidP="00EC5B68">
      <w:pPr>
        <w:pStyle w:val="EndNoteBibliography"/>
        <w:rPr>
          <w:noProof/>
        </w:rPr>
      </w:pPr>
      <w:r w:rsidRPr="00EC5B68">
        <w:rPr>
          <w:noProof/>
        </w:rPr>
        <w:t>Data from: On the interplay among ambient temperature, basal metabolic rate and body mass</w:t>
      </w:r>
    </w:p>
    <w:p w14:paraId="133EB510" w14:textId="77777777" w:rsidR="00EC5B68" w:rsidRPr="00EC5B68" w:rsidRDefault="00EC5B68" w:rsidP="00EC5B68">
      <w:pPr>
        <w:pStyle w:val="EndNoteBibliography"/>
        <w:rPr>
          <w:noProof/>
        </w:rPr>
      </w:pPr>
    </w:p>
    <w:p w14:paraId="2431EC00" w14:textId="77777777" w:rsidR="00EC5B68" w:rsidRPr="00EC5B68" w:rsidRDefault="00EC5B68" w:rsidP="00EC5B68">
      <w:pPr>
        <w:pStyle w:val="EndNoteBibliography"/>
        <w:rPr>
          <w:noProof/>
        </w:rPr>
      </w:pPr>
      <w:r w:rsidRPr="00EC5B68">
        <w:rPr>
          <w:noProof/>
        </w:rPr>
        <w:t>.</w:t>
      </w:r>
    </w:p>
    <w:p w14:paraId="3F3D27F3" w14:textId="77777777" w:rsidR="00EC5B68" w:rsidRPr="00EC5B68" w:rsidRDefault="00EC5B68" w:rsidP="00EC5B68">
      <w:pPr>
        <w:pStyle w:val="EndNoteBibliography"/>
        <w:rPr>
          <w:noProof/>
        </w:rPr>
      </w:pPr>
      <w:r w:rsidRPr="00EC5B68">
        <w:rPr>
          <w:noProof/>
        </w:rPr>
        <w:t>Pedersen, M.B., Fahlman, A., Borque-Espinosa, A., Madsen, P.T., Jensen, F.H., 2020. Whistling is metabolically cheap for communicating bottlenose dolphins (</w:t>
      </w:r>
      <w:r w:rsidRPr="00EC5B68">
        <w:rPr>
          <w:i/>
          <w:noProof/>
        </w:rPr>
        <w:t>Tursiops truncatus</w:t>
      </w:r>
      <w:r w:rsidRPr="00EC5B68">
        <w:rPr>
          <w:noProof/>
        </w:rPr>
        <w:t>). J Exp Biol 223, jeb.212498.</w:t>
      </w:r>
    </w:p>
    <w:p w14:paraId="3378B114" w14:textId="77777777" w:rsidR="00EC5B68" w:rsidRPr="00EC5B68" w:rsidRDefault="00EC5B68" w:rsidP="00EC5B68">
      <w:pPr>
        <w:pStyle w:val="EndNoteBibliography"/>
        <w:rPr>
          <w:noProof/>
        </w:rPr>
      </w:pPr>
      <w:r w:rsidRPr="00EC5B68">
        <w:rPr>
          <w:noProof/>
        </w:rPr>
        <w:t>Pinheiro, J., Bates, D., DebRoy, S., Sarkar, D., 2021. nlme: Linear and Nonlinear Mixed Effects Models. R package version 3, R Core Team 1-152.</w:t>
      </w:r>
    </w:p>
    <w:p w14:paraId="32CE65F5" w14:textId="77777777" w:rsidR="00EC5B68" w:rsidRPr="00EC5B68" w:rsidRDefault="00EC5B68" w:rsidP="00EC5B68">
      <w:pPr>
        <w:pStyle w:val="EndNoteBibliography"/>
        <w:rPr>
          <w:noProof/>
        </w:rPr>
      </w:pPr>
      <w:r w:rsidRPr="00EC5B68">
        <w:rPr>
          <w:noProof/>
        </w:rPr>
        <w:t>Piscitelli, M.A., Raverty, S.A., Lillie, M.A., Shadwick, R.E., 2013. A review of cetacean lung morphology and mechanics. J. Morphol. 274, 1425-1440.</w:t>
      </w:r>
    </w:p>
    <w:p w14:paraId="76359842" w14:textId="77777777" w:rsidR="00EC5B68" w:rsidRPr="00EC5B68" w:rsidRDefault="00EC5B68" w:rsidP="00EC5B68">
      <w:pPr>
        <w:pStyle w:val="EndNoteBibliography"/>
        <w:rPr>
          <w:noProof/>
        </w:rPr>
      </w:pPr>
      <w:r w:rsidRPr="00EC5B68">
        <w:rPr>
          <w:noProof/>
        </w:rPr>
        <w:t>Plotka, E.D., Eagle, T.C., Gaulke, S.J., Tester, J.R., Siniff, D.B., 1988. Hematologic and blood chemical characteristics of feral horses from three management areas. J Wildl Dis 24, 231-239.</w:t>
      </w:r>
    </w:p>
    <w:p w14:paraId="134C7E2F" w14:textId="77777777" w:rsidR="00EC5B68" w:rsidRPr="00EC5B68" w:rsidRDefault="00EC5B68" w:rsidP="00EC5B68">
      <w:pPr>
        <w:pStyle w:val="EndNoteBibliography"/>
        <w:rPr>
          <w:noProof/>
        </w:rPr>
      </w:pPr>
      <w:r w:rsidRPr="00EC5B68">
        <w:rPr>
          <w:noProof/>
        </w:rPr>
        <w:t>Rosen, D.A.S., Trites, A.W., 2013. Resting Metabolic Rate of a Mature Male Beluga Whale (</w:t>
      </w:r>
      <w:r w:rsidRPr="00EC5B68">
        <w:rPr>
          <w:i/>
          <w:noProof/>
        </w:rPr>
        <w:t>Delphinapterus leucas</w:t>
      </w:r>
      <w:r w:rsidRPr="00EC5B68">
        <w:rPr>
          <w:noProof/>
        </w:rPr>
        <w:t>). Aquat Mam 39, 85-88.</w:t>
      </w:r>
    </w:p>
    <w:p w14:paraId="094E7A5D" w14:textId="77777777" w:rsidR="00EC5B68" w:rsidRPr="00EC5B68" w:rsidRDefault="00EC5B68" w:rsidP="00EC5B68">
      <w:pPr>
        <w:pStyle w:val="EndNoteBibliography"/>
        <w:rPr>
          <w:noProof/>
        </w:rPr>
      </w:pPr>
      <w:r w:rsidRPr="00EC5B68">
        <w:rPr>
          <w:noProof/>
        </w:rPr>
        <w:t>Rosen, D.A.S., Trites, A.W., 2014. Thermal limits in young northern fur seals, Callorhinus ursinus. Mar. Mam. Sci. 30, 1014-1028.</w:t>
      </w:r>
    </w:p>
    <w:p w14:paraId="2EF3397F" w14:textId="77777777" w:rsidR="00EC5B68" w:rsidRPr="00EC5B68" w:rsidRDefault="00EC5B68" w:rsidP="00EC5B68">
      <w:pPr>
        <w:pStyle w:val="EndNoteBibliography"/>
        <w:rPr>
          <w:noProof/>
        </w:rPr>
      </w:pPr>
      <w:r w:rsidRPr="00EC5B68">
        <w:rPr>
          <w:noProof/>
        </w:rPr>
        <w:t>Rubner, M., 1865. Ueber den Einfluss der Körpergrösse auf Stoff- und Kraftwechsel. Zeitschrift für Biologie 19, 535-562.</w:t>
      </w:r>
    </w:p>
    <w:p w14:paraId="76926789" w14:textId="77777777" w:rsidR="00EC5B68" w:rsidRPr="00EC5B68" w:rsidRDefault="00EC5B68" w:rsidP="00EC5B68">
      <w:pPr>
        <w:pStyle w:val="EndNoteBibliography"/>
        <w:rPr>
          <w:noProof/>
        </w:rPr>
      </w:pPr>
      <w:r w:rsidRPr="00EC5B68">
        <w:rPr>
          <w:noProof/>
        </w:rPr>
        <w:t>Rusoff, L.L., Frye Jr, J.B., Scott Jr, G.W., 1951. Blood studies of red Sindhi-Jersey crosses. I. Hemoglobinm, hematocrit, plasma calcium, and plasma inorganic phosphorus values of red Sindhi-Hersey daughters and their Jersey dams. Journal of Dairy Science 34, 1145-1150.</w:t>
      </w:r>
    </w:p>
    <w:p w14:paraId="740F19DF" w14:textId="77777777" w:rsidR="00EC5B68" w:rsidRPr="00EC5B68" w:rsidRDefault="00EC5B68" w:rsidP="00EC5B68">
      <w:pPr>
        <w:pStyle w:val="EndNoteBibliography"/>
        <w:rPr>
          <w:noProof/>
        </w:rPr>
      </w:pPr>
      <w:r w:rsidRPr="00EC5B68">
        <w:rPr>
          <w:noProof/>
        </w:rPr>
        <w:t>Schmitz, O.J., Lavigne, D.M., 1984. Intrinsic Rate of Increase, Body Size, and Specific Metabolic Rate in Marine Mammals. Oecologia 62, 305-309.</w:t>
      </w:r>
    </w:p>
    <w:p w14:paraId="4774BA25" w14:textId="77777777" w:rsidR="00EC5B68" w:rsidRPr="00EC5B68" w:rsidRDefault="00EC5B68" w:rsidP="00EC5B68">
      <w:pPr>
        <w:pStyle w:val="EndNoteBibliography"/>
        <w:rPr>
          <w:noProof/>
        </w:rPr>
      </w:pPr>
      <w:r w:rsidRPr="00EC5B68">
        <w:rPr>
          <w:noProof/>
        </w:rPr>
        <w:t>Scholander, P.F., 1940. Experimental investigations on the respiratory function in diving mammals and birds. Hvalrådets Skrifter 22, 1-131.</w:t>
      </w:r>
    </w:p>
    <w:p w14:paraId="37BDF412" w14:textId="77777777" w:rsidR="00EC5B68" w:rsidRPr="00EC5B68" w:rsidRDefault="00EC5B68" w:rsidP="00EC5B68">
      <w:pPr>
        <w:pStyle w:val="EndNoteBibliography"/>
        <w:rPr>
          <w:noProof/>
        </w:rPr>
      </w:pPr>
      <w:r w:rsidRPr="00EC5B68">
        <w:rPr>
          <w:noProof/>
        </w:rPr>
        <w:t>Scholander, P.F., Irving, L., Grinnell, S.W., 1942. On the temperature and metabolism of the seal during diving. J. Cell. Comp. Physiol. 19, 67-78.</w:t>
      </w:r>
    </w:p>
    <w:p w14:paraId="4A537C1C" w14:textId="77777777" w:rsidR="00EC5B68" w:rsidRPr="00EC5B68" w:rsidRDefault="00EC5B68" w:rsidP="00EC5B68">
      <w:pPr>
        <w:pStyle w:val="EndNoteBibliography"/>
        <w:rPr>
          <w:noProof/>
        </w:rPr>
      </w:pPr>
      <w:r w:rsidRPr="00EC5B68">
        <w:rPr>
          <w:noProof/>
        </w:rPr>
        <w:lastRenderedPageBreak/>
        <w:t>Scholander, P.F., Walters, V., Hock, R., Irving, L., 1950. Body insulation of some arctic and tropical mammals and birds. Biol Bull 99, 225-236.</w:t>
      </w:r>
    </w:p>
    <w:p w14:paraId="4E9BF0E3" w14:textId="77777777" w:rsidR="00EC5B68" w:rsidRPr="00EC5B68" w:rsidRDefault="00EC5B68" w:rsidP="00EC5B68">
      <w:pPr>
        <w:pStyle w:val="EndNoteBibliography"/>
        <w:rPr>
          <w:noProof/>
        </w:rPr>
      </w:pPr>
      <w:r w:rsidRPr="00EC5B68">
        <w:rPr>
          <w:noProof/>
        </w:rPr>
        <w:t>Sergeant, D.E., 1973. Biology of white whales (</w:t>
      </w:r>
      <w:r w:rsidRPr="00EC5B68">
        <w:rPr>
          <w:i/>
          <w:noProof/>
        </w:rPr>
        <w:t>Delphinapterus leucas</w:t>
      </w:r>
      <w:r w:rsidRPr="00EC5B68">
        <w:rPr>
          <w:noProof/>
        </w:rPr>
        <w:t>) in western Hudson bay. Journal of Fisheries Research Board Canada 30, 1065-1090.</w:t>
      </w:r>
    </w:p>
    <w:p w14:paraId="5A2E06EF" w14:textId="77777777" w:rsidR="00EC5B68" w:rsidRPr="00EC5B68" w:rsidRDefault="00EC5B68" w:rsidP="00EC5B68">
      <w:pPr>
        <w:pStyle w:val="EndNoteBibliography"/>
        <w:rPr>
          <w:noProof/>
        </w:rPr>
      </w:pPr>
      <w:r w:rsidRPr="00EC5B68">
        <w:rPr>
          <w:noProof/>
        </w:rPr>
        <w:t>Snyder, G.K., 1983. Respiratory adaptations in diving mammals. Respiration Physiology 54, 269-294.</w:t>
      </w:r>
    </w:p>
    <w:p w14:paraId="43556B16" w14:textId="77777777" w:rsidR="00EC5B68" w:rsidRPr="00EC5B68" w:rsidRDefault="00EC5B68" w:rsidP="00EC5B68">
      <w:pPr>
        <w:pStyle w:val="EndNoteBibliography"/>
        <w:rPr>
          <w:noProof/>
        </w:rPr>
      </w:pPr>
      <w:r w:rsidRPr="00EC5B68">
        <w:rPr>
          <w:noProof/>
        </w:rPr>
        <w:t>South, F.E., Luecke, R.H., Zatzman, M.L., Shanklin, M.D., 1976. Air temperature and direct partitional calorimetry of the California sea lion (Zalophus Californianus). Comparative Biochemistry and Physiology Part A: Physiology 54, 27-30.</w:t>
      </w:r>
    </w:p>
    <w:p w14:paraId="454FFF8B" w14:textId="77777777" w:rsidR="00EC5B68" w:rsidRPr="00EC5B68" w:rsidRDefault="00EC5B68" w:rsidP="00EC5B68">
      <w:pPr>
        <w:pStyle w:val="EndNoteBibliography"/>
        <w:rPr>
          <w:noProof/>
        </w:rPr>
      </w:pPr>
      <w:r w:rsidRPr="00EC5B68">
        <w:rPr>
          <w:noProof/>
        </w:rPr>
        <w:t>Speakman, J.R., Król, E., 2010. Maximal heat dissipation capacity and hyperthermia risk: neglected key factors in the ecology of endotherms. Journal of Animal Ecology 79, 726-746.</w:t>
      </w:r>
    </w:p>
    <w:p w14:paraId="4F6A5A8C" w14:textId="77777777" w:rsidR="00EC5B68" w:rsidRPr="00EC5B68" w:rsidRDefault="00EC5B68" w:rsidP="00EC5B68">
      <w:pPr>
        <w:pStyle w:val="EndNoteBibliography"/>
        <w:rPr>
          <w:noProof/>
        </w:rPr>
      </w:pPr>
      <w:r w:rsidRPr="00EC5B68">
        <w:rPr>
          <w:noProof/>
        </w:rPr>
        <w:t>Speakman, J.R., Król, E., Johnson, M.S., 2004. The Functional Significance of Individual Variation in Basal Metabolic Rate. Physiol. Biochem. Zool. 77, 900-915.</w:t>
      </w:r>
    </w:p>
    <w:p w14:paraId="7F5B2406" w14:textId="77777777" w:rsidR="00EC5B68" w:rsidRPr="00EC5B68" w:rsidRDefault="00EC5B68" w:rsidP="00EC5B68">
      <w:pPr>
        <w:pStyle w:val="EndNoteBibliography"/>
        <w:rPr>
          <w:noProof/>
        </w:rPr>
      </w:pPr>
      <w:r w:rsidRPr="00EC5B68">
        <w:rPr>
          <w:noProof/>
        </w:rPr>
        <w:t>Stahl, W.R., 1967. Scaling of respiratory variables in mammals. J. Appl. Physiol. 22, 453-460.</w:t>
      </w:r>
    </w:p>
    <w:p w14:paraId="6EC67042" w14:textId="77777777" w:rsidR="00EC5B68" w:rsidRPr="00EC5B68" w:rsidRDefault="00EC5B68" w:rsidP="00EC5B68">
      <w:pPr>
        <w:pStyle w:val="EndNoteBibliography"/>
        <w:rPr>
          <w:noProof/>
        </w:rPr>
      </w:pPr>
      <w:r w:rsidRPr="00EC5B68">
        <w:rPr>
          <w:noProof/>
        </w:rPr>
        <w:t>Upham, N.S., Esselstyn, J.A., Jetz, W., 2019. Inferring the mammal tree: Species-level sets of phylogenies for questions in ecology, evolution, and conservation. PLOS Biology 17, e3000494.</w:t>
      </w:r>
    </w:p>
    <w:p w14:paraId="5FE05B4E" w14:textId="77777777" w:rsidR="00EC5B68" w:rsidRPr="00EC5B68" w:rsidRDefault="00EC5B68" w:rsidP="00EC5B68">
      <w:pPr>
        <w:pStyle w:val="EndNoteBibliography"/>
        <w:rPr>
          <w:noProof/>
        </w:rPr>
      </w:pPr>
      <w:r w:rsidRPr="00EC5B68">
        <w:rPr>
          <w:noProof/>
        </w:rPr>
        <w:t>Vestweber, J.G., Johnson, D.E., Merrill, G.L., Staats, J.J., 1991. Hematological and blood chemistry profiles of American bison grazing on Konza Prairie of Kansas. J Wildl Dis 27, 417-420.</w:t>
      </w:r>
    </w:p>
    <w:p w14:paraId="383F6ABB" w14:textId="77777777" w:rsidR="00EC5B68" w:rsidRPr="00EC5B68" w:rsidRDefault="00EC5B68" w:rsidP="00EC5B68">
      <w:pPr>
        <w:pStyle w:val="EndNoteBibliography"/>
        <w:rPr>
          <w:noProof/>
        </w:rPr>
      </w:pPr>
      <w:r w:rsidRPr="00EC5B68">
        <w:rPr>
          <w:noProof/>
        </w:rPr>
        <w:t>West, G.B., Brown, J.H., Enquist, B.J., 1997. A General Model for the Origin of Allometric Scaling Laws in Biology. Sci. 276, 122-126.</w:t>
      </w:r>
    </w:p>
    <w:p w14:paraId="230EB4DE" w14:textId="77777777" w:rsidR="00EC5B68" w:rsidRPr="00EC5B68" w:rsidRDefault="00EC5B68" w:rsidP="00EC5B68">
      <w:pPr>
        <w:pStyle w:val="EndNoteBibliography"/>
        <w:rPr>
          <w:noProof/>
        </w:rPr>
      </w:pPr>
      <w:r w:rsidRPr="00EC5B68">
        <w:rPr>
          <w:noProof/>
        </w:rPr>
        <w:t>West, G.B., Woodruff, W.H., Brown, J.H., 2002. Allometric scaling of metabolic rate from molecules and mitochondria to cells and mammals. Proc. Natl. Acad. Sci. USA 99 Suppl 1, 2473-2478.</w:t>
      </w:r>
    </w:p>
    <w:p w14:paraId="7E3D042D" w14:textId="77777777" w:rsidR="00EC5B68" w:rsidRPr="00EC5B68" w:rsidRDefault="00EC5B68" w:rsidP="00EC5B68">
      <w:pPr>
        <w:pStyle w:val="EndNoteBibliography"/>
        <w:rPr>
          <w:noProof/>
        </w:rPr>
      </w:pPr>
      <w:r w:rsidRPr="00EC5B68">
        <w:rPr>
          <w:noProof/>
        </w:rPr>
        <w:t>West, J.B., 2012. Respiratory Physiology, 9th ed. Wolters Kluwer-Lippincott Williams &amp; Wilkins, Philadelphia.</w:t>
      </w:r>
    </w:p>
    <w:p w14:paraId="0646F26C" w14:textId="77777777" w:rsidR="00EC5B68" w:rsidRPr="00EC5B68" w:rsidRDefault="00EC5B68" w:rsidP="00EC5B68">
      <w:pPr>
        <w:pStyle w:val="EndNoteBibliography"/>
        <w:rPr>
          <w:noProof/>
        </w:rPr>
      </w:pPr>
      <w:r w:rsidRPr="00EC5B68">
        <w:rPr>
          <w:noProof/>
        </w:rPr>
        <w:t>White, C.R., 2010. There is no single p. Nature 464, 691-693.</w:t>
      </w:r>
    </w:p>
    <w:p w14:paraId="7B8E73C5" w14:textId="77777777" w:rsidR="00EC5B68" w:rsidRPr="00EC5B68" w:rsidRDefault="00EC5B68" w:rsidP="00EC5B68">
      <w:pPr>
        <w:pStyle w:val="EndNoteBibliography"/>
        <w:rPr>
          <w:noProof/>
        </w:rPr>
      </w:pPr>
      <w:r w:rsidRPr="00EC5B68">
        <w:rPr>
          <w:noProof/>
        </w:rPr>
        <w:t>White, C.R., Seymour, R.S., 2003. Mammalian basal metabolic rate is proportional to body mass 2/3. Proceedings of the Natliona Academy of Science U S A 100, 4046-4049.</w:t>
      </w:r>
    </w:p>
    <w:p w14:paraId="45E8BE6B" w14:textId="77777777" w:rsidR="00EC5B68" w:rsidRPr="00EC5B68" w:rsidRDefault="00EC5B68" w:rsidP="00EC5B68">
      <w:pPr>
        <w:pStyle w:val="EndNoteBibliography"/>
        <w:rPr>
          <w:noProof/>
        </w:rPr>
      </w:pPr>
      <w:r w:rsidRPr="00EC5B68">
        <w:rPr>
          <w:noProof/>
        </w:rPr>
        <w:t>White, C.R., Seymour, R.S., 2005. Allometric scaling of mammalian metabolism. J. Exp. Biol. 208, 1611-1619.</w:t>
      </w:r>
    </w:p>
    <w:p w14:paraId="5179B0F0" w14:textId="77777777" w:rsidR="00EC5B68" w:rsidRPr="00EC5B68" w:rsidRDefault="00EC5B68" w:rsidP="00EC5B68">
      <w:pPr>
        <w:pStyle w:val="EndNoteBibliography"/>
        <w:rPr>
          <w:noProof/>
        </w:rPr>
      </w:pPr>
      <w:r w:rsidRPr="00EC5B68">
        <w:rPr>
          <w:noProof/>
        </w:rPr>
        <w:t>Williams, T.M., Haun, J., Davis, R.W., Fuiman, L.A., Kohin, S., 2001. A killer appetite: metabolic consequences of carnivory in marine mammals. Comp. Biochem. Physiol. A. 129, 785-796.</w:t>
      </w:r>
    </w:p>
    <w:p w14:paraId="38AF0530" w14:textId="77777777" w:rsidR="00EC5B68" w:rsidRPr="00EC5B68" w:rsidRDefault="00EC5B68" w:rsidP="00EC5B68">
      <w:pPr>
        <w:pStyle w:val="EndNoteBibliography"/>
        <w:rPr>
          <w:noProof/>
        </w:rPr>
      </w:pPr>
      <w:r w:rsidRPr="00EC5B68">
        <w:rPr>
          <w:noProof/>
        </w:rPr>
        <w:t>Worthy, G.A.J., Worthy, T.A.M., Yochem, P.K., Dold, C., 2013. Basal metabolism of an adult male killer whale (</w:t>
      </w:r>
      <w:r w:rsidRPr="00EC5B68">
        <w:rPr>
          <w:i/>
          <w:noProof/>
        </w:rPr>
        <w:t>Orcinus orca</w:t>
      </w:r>
      <w:r w:rsidRPr="00EC5B68">
        <w:rPr>
          <w:noProof/>
        </w:rPr>
        <w:t>). Mar. Mam. Sci. 30, 1229-1237.</w:t>
      </w:r>
    </w:p>
    <w:p w14:paraId="2B1EE2BB" w14:textId="5B3C705A" w:rsidR="009728F8" w:rsidRPr="00917752" w:rsidRDefault="00CB4709">
      <w:r>
        <w:fldChar w:fldCharType="end"/>
      </w:r>
    </w:p>
    <w:sectPr w:rsidR="009728F8" w:rsidRPr="00917752" w:rsidSect="00BF1F8B">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Lewis Halsey" w:date="2021-08-20T02:48:00Z" w:initials="LH">
    <w:p w14:paraId="0797DE5B" w14:textId="77777777" w:rsidR="00A40E30" w:rsidRDefault="00A40E30" w:rsidP="00A40E30">
      <w:pPr>
        <w:pStyle w:val="CommentText"/>
      </w:pPr>
      <w:r>
        <w:rPr>
          <w:rStyle w:val="CommentReference"/>
        </w:rPr>
        <w:annotationRef/>
      </w:r>
      <w:r>
        <w:t>This doesn’t seem like a very limited number of studies – looks like quite a good number.</w:t>
      </w:r>
    </w:p>
  </w:comment>
  <w:comment w:id="3" w:author="Stacy De Ruiter" w:date="2021-08-03T06:36:00Z" w:initials="SDR">
    <w:p w14:paraId="131B6B23" w14:textId="77777777" w:rsidR="00A40E30" w:rsidRDefault="00A40E30" w:rsidP="00A40E30">
      <w:pPr>
        <w:pStyle w:val="CommentText"/>
      </w:pPr>
      <w:r>
        <w:rPr>
          <w:rStyle w:val="CommentReference"/>
        </w:rPr>
        <w:annotationRef/>
      </w:r>
      <w:r>
        <w:t>Would it be good to add a short para here on PGLS to account for phylogenetic effects on (stuff)? If there is space available, even for just a sentence, I think it would set things up nicely.</w:t>
      </w:r>
    </w:p>
  </w:comment>
  <w:comment w:id="2" w:author="Lewis Halsey" w:date="2021-08-20T03:44:00Z" w:initials="LH">
    <w:p w14:paraId="1DE9C641" w14:textId="77777777" w:rsidR="00A40E30" w:rsidRDefault="00A40E30" w:rsidP="00A40E30">
      <w:pPr>
        <w:pStyle w:val="CommentText"/>
      </w:pPr>
      <w:r>
        <w:rPr>
          <w:rStyle w:val="CommentReference"/>
        </w:rPr>
        <w:annotationRef/>
      </w:r>
      <w:r>
        <w:t>I think you might be able to do a bit more here in knocking down previous studies. One thought I have in reading the Intro is: so what’s the latest published study to date and why is it still not satisfactory? What about it means that the current study is worth doing?</w:t>
      </w:r>
    </w:p>
    <w:p w14:paraId="2C67695B" w14:textId="77777777" w:rsidR="00A40E30" w:rsidRDefault="00A40E30" w:rsidP="00A40E30">
      <w:pPr>
        <w:pStyle w:val="CommentText"/>
      </w:pPr>
    </w:p>
    <w:p w14:paraId="16419550" w14:textId="77777777" w:rsidR="00A40E30" w:rsidRDefault="00A40E30" w:rsidP="00A40E30">
      <w:pPr>
        <w:pStyle w:val="CommentText"/>
      </w:pPr>
      <w:r>
        <w:t>And how many of those previous studies including phylogeny?</w:t>
      </w:r>
    </w:p>
  </w:comment>
  <w:comment w:id="86" w:author="Andreas Fahlman" w:date="2022-06-23T15:05:00Z" w:initials="AF">
    <w:p w14:paraId="46865A14" w14:textId="71B22FF3" w:rsidR="00EC5B68" w:rsidRDefault="00EC5B68">
      <w:pPr>
        <w:pStyle w:val="CommentText"/>
      </w:pPr>
      <w:r>
        <w:rPr>
          <w:rStyle w:val="CommentReference"/>
        </w:rPr>
        <w:annotationRef/>
      </w:r>
      <w:r>
        <w:t xml:space="preserve">Can we still do this although we have </w:t>
      </w:r>
      <w:proofErr w:type="gramStart"/>
      <w:r>
        <w:t>much less</w:t>
      </w:r>
      <w:proofErr w:type="gramEnd"/>
      <w:r>
        <w:t xml:space="preserve"> number of species?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797DE5B" w15:done="0"/>
  <w15:commentEx w15:paraId="131B6B23" w15:done="0"/>
  <w15:commentEx w15:paraId="16419550" w15:done="0"/>
  <w15:commentEx w15:paraId="46865A1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CA3126" w16cex:dateUtc="2021-08-20T12:48:00Z"/>
  <w16cex:commentExtensible w16cex:durableId="24B3B6B3" w16cex:dateUtc="2021-08-03T16:36:00Z"/>
  <w16cex:commentExtensible w16cex:durableId="24CA3E31" w16cex:dateUtc="2021-08-20T13:44:00Z"/>
  <w16cex:commentExtensible w16cex:durableId="265EFFC0" w16cex:dateUtc="2022-06-23T13:0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797DE5B" w16cid:durableId="24CA3126"/>
  <w16cid:commentId w16cid:paraId="131B6B23" w16cid:durableId="24B3B6B3"/>
  <w16cid:commentId w16cid:paraId="16419550" w16cid:durableId="24CA3E31"/>
  <w16cid:commentId w16cid:paraId="46865A14" w16cid:durableId="265EFFC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6552A3" w14:textId="77777777" w:rsidR="004901A6" w:rsidRDefault="004901A6" w:rsidP="00C042D3">
      <w:r>
        <w:separator/>
      </w:r>
    </w:p>
  </w:endnote>
  <w:endnote w:type="continuationSeparator" w:id="0">
    <w:p w14:paraId="32557920" w14:textId="77777777" w:rsidR="004901A6" w:rsidRDefault="004901A6" w:rsidP="00C042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ヒラギノ角ゴ Pro W3">
    <w:altName w:val="Yu Gothic"/>
    <w:panose1 w:val="020B0300000000000000"/>
    <w:charset w:val="80"/>
    <w:family w:val="swiss"/>
    <w:pitch w:val="variable"/>
    <w:sig w:usb0="E00002FF" w:usb1="7AC7FFFF" w:usb2="00000012" w:usb3="00000000" w:csb0="0002000D"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31275708"/>
      <w:docPartObj>
        <w:docPartGallery w:val="Page Numbers (Bottom of Page)"/>
        <w:docPartUnique/>
      </w:docPartObj>
    </w:sdtPr>
    <w:sdtContent>
      <w:p w14:paraId="178D4519" w14:textId="77777777" w:rsidR="00404B0C" w:rsidRDefault="00404B0C" w:rsidP="0080768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1A09A57" w14:textId="77777777" w:rsidR="00404B0C" w:rsidRDefault="00404B0C" w:rsidP="0080768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71770588"/>
      <w:docPartObj>
        <w:docPartGallery w:val="Page Numbers (Bottom of Page)"/>
        <w:docPartUnique/>
      </w:docPartObj>
    </w:sdtPr>
    <w:sdtContent>
      <w:p w14:paraId="244B29EA" w14:textId="77777777" w:rsidR="00404B0C" w:rsidRDefault="00404B0C" w:rsidP="0080768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8</w:t>
        </w:r>
        <w:r>
          <w:rPr>
            <w:rStyle w:val="PageNumber"/>
          </w:rPr>
          <w:fldChar w:fldCharType="end"/>
        </w:r>
      </w:p>
    </w:sdtContent>
  </w:sdt>
  <w:p w14:paraId="7293C308" w14:textId="77777777" w:rsidR="00404B0C" w:rsidRDefault="00404B0C" w:rsidP="00807684">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2C167D" w14:textId="77777777" w:rsidR="004901A6" w:rsidRDefault="004901A6" w:rsidP="00C042D3">
      <w:r>
        <w:separator/>
      </w:r>
    </w:p>
  </w:footnote>
  <w:footnote w:type="continuationSeparator" w:id="0">
    <w:p w14:paraId="7DEFD432" w14:textId="77777777" w:rsidR="004901A6" w:rsidRDefault="004901A6" w:rsidP="00C042D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99E621" w14:textId="77777777" w:rsidR="00404B0C" w:rsidRDefault="00404B0C">
    <w:pPr>
      <w:pStyle w:val="Header"/>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BE4D7E"/>
    <w:multiLevelType w:val="hybridMultilevel"/>
    <w:tmpl w:val="356E48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FDC1A0B"/>
    <w:multiLevelType w:val="hybridMultilevel"/>
    <w:tmpl w:val="F05474A6"/>
    <w:lvl w:ilvl="0" w:tplc="6494FF40">
      <w:start w:val="445"/>
      <w:numFmt w:val="bullet"/>
      <w:lvlText w:val=""/>
      <w:lvlJc w:val="left"/>
      <w:pPr>
        <w:ind w:left="720" w:hanging="360"/>
      </w:pPr>
      <w:rPr>
        <w:rFonts w:ascii="Wingdings" w:eastAsiaTheme="minorEastAsia"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33021D0"/>
    <w:multiLevelType w:val="hybridMultilevel"/>
    <w:tmpl w:val="83607228"/>
    <w:lvl w:ilvl="0" w:tplc="B59A57B8">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15:restartNumberingAfterBreak="0">
    <w:nsid w:val="25265CE1"/>
    <w:multiLevelType w:val="hybridMultilevel"/>
    <w:tmpl w:val="E25A16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7F94225"/>
    <w:multiLevelType w:val="hybridMultilevel"/>
    <w:tmpl w:val="638AFF38"/>
    <w:lvl w:ilvl="0" w:tplc="95A8E95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0F36F78"/>
    <w:multiLevelType w:val="hybridMultilevel"/>
    <w:tmpl w:val="ADBC99D2"/>
    <w:lvl w:ilvl="0" w:tplc="8834C1C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734874E6"/>
    <w:multiLevelType w:val="hybridMultilevel"/>
    <w:tmpl w:val="4768CD4A"/>
    <w:lvl w:ilvl="0" w:tplc="86866500">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02968803">
    <w:abstractNumId w:val="3"/>
  </w:num>
  <w:num w:numId="2" w16cid:durableId="1778913357">
    <w:abstractNumId w:val="0"/>
  </w:num>
  <w:num w:numId="3" w16cid:durableId="145710082">
    <w:abstractNumId w:val="4"/>
  </w:num>
  <w:num w:numId="4" w16cid:durableId="1972712269">
    <w:abstractNumId w:val="1"/>
  </w:num>
  <w:num w:numId="5" w16cid:durableId="1580943034">
    <w:abstractNumId w:val="5"/>
  </w:num>
  <w:num w:numId="6" w16cid:durableId="654333872">
    <w:abstractNumId w:val="2"/>
  </w:num>
  <w:num w:numId="7" w16cid:durableId="1016736619">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ewis Halsey">
    <w15:presenceInfo w15:providerId="AD" w15:userId="S::L.Halsey@roehampton.ac.uk::32492fb7-e883-4a14-b184-c85af3ac5b0f"/>
  </w15:person>
  <w15:person w15:author="Stacy De Ruiter">
    <w15:presenceInfo w15:providerId="AD" w15:userId="S::sld33@calvin.edu::7f521f07-1669-49f8-a797-4da4eeefeb9d"/>
  </w15:person>
  <w15:person w15:author="Andreas Fahlman">
    <w15:presenceInfo w15:providerId="Windows Live" w15:userId="7e301ea52765111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10"/>
  <w:activeWritingStyle w:appName="MSWord" w:lang="en-CA" w:vendorID="64" w:dllVersion="6" w:nlCheck="1" w:checkStyle="1"/>
  <w:activeWritingStyle w:appName="MSWord" w:lang="en-US" w:vendorID="64" w:dllVersion="6" w:nlCheck="1" w:checkStyle="1"/>
  <w:activeWritingStyle w:appName="MSWord" w:lang="en-US" w:vendorID="64" w:dllVersion="0" w:nlCheck="1" w:checkStyle="0"/>
  <w:activeWritingStyle w:appName="MSWord" w:lang="en-GB" w:vendorID="64" w:dllVersion="0" w:nlCheck="1" w:checkStyle="0"/>
  <w:activeWritingStyle w:appName="MSWord" w:lang="en-CA" w:vendorID="64" w:dllVersion="0" w:nlCheck="1" w:checkStyle="0"/>
  <w:activeWritingStyle w:appName="MSWord" w:lang="en-GB" w:vendorID="64" w:dllVersion="6" w:nlCheck="1" w:checkStyle="1"/>
  <w:activeWritingStyle w:appName="MSWord" w:lang="en-CA" w:vendorID="64" w:dllVersion="4096" w:nlCheck="1" w:checkStyle="0"/>
  <w:activeWritingStyle w:appName="MSWord" w:lang="en-US" w:vendorID="64" w:dllVersion="4096" w:nlCheck="1" w:checkStyle="0"/>
  <w:activeWritingStyle w:appName="MSWord" w:lang="en-GB" w:vendorID="64" w:dllVersion="4096" w:nlCheck="1" w:checkStyle="0"/>
  <w:activeWritingStyle w:appName="MSWord" w:lang="es-ES" w:vendorID="64" w:dllVersion="4096" w:nlCheck="1" w:checkStyle="0"/>
  <w:activeWritingStyle w:appName="MSWord" w:lang="es-ES" w:vendorID="64" w:dllVersion="0" w:nlCheck="1" w:checkStyle="0"/>
  <w:proofState w:spelling="clean" w:grammar="clean"/>
  <w:trackRevision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Comp Biochem Phys-Part A&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x5rvz2rypad0ferrdnp9avueprfsdrvarez&quot;&gt;Diving-Jan-2021&lt;record-ids&gt;&lt;item&gt;167&lt;/item&gt;&lt;item&gt;254&lt;/item&gt;&lt;item&gt;458&lt;/item&gt;&lt;item&gt;499&lt;/item&gt;&lt;item&gt;522&lt;/item&gt;&lt;item&gt;624&lt;/item&gt;&lt;item&gt;719&lt;/item&gt;&lt;item&gt;726&lt;/item&gt;&lt;item&gt;727&lt;/item&gt;&lt;item&gt;728&lt;/item&gt;&lt;item&gt;729&lt;/item&gt;&lt;item&gt;755&lt;/item&gt;&lt;item&gt;1160&lt;/item&gt;&lt;item&gt;1232&lt;/item&gt;&lt;item&gt;1241&lt;/item&gt;&lt;item&gt;1274&lt;/item&gt;&lt;item&gt;1313&lt;/item&gt;&lt;item&gt;1637&lt;/item&gt;&lt;item&gt;1723&lt;/item&gt;&lt;item&gt;1764&lt;/item&gt;&lt;item&gt;1772&lt;/item&gt;&lt;item&gt;2102&lt;/item&gt;&lt;item&gt;2120&lt;/item&gt;&lt;item&gt;2266&lt;/item&gt;&lt;item&gt;2307&lt;/item&gt;&lt;item&gt;2377&lt;/item&gt;&lt;item&gt;2508&lt;/item&gt;&lt;item&gt;2541&lt;/item&gt;&lt;item&gt;2568&lt;/item&gt;&lt;item&gt;2620&lt;/item&gt;&lt;item&gt;2621&lt;/item&gt;&lt;item&gt;2812&lt;/item&gt;&lt;item&gt;2834&lt;/item&gt;&lt;item&gt;2850&lt;/item&gt;&lt;item&gt;3119&lt;/item&gt;&lt;item&gt;3144&lt;/item&gt;&lt;item&gt;3244&lt;/item&gt;&lt;item&gt;3260&lt;/item&gt;&lt;item&gt;3382&lt;/item&gt;&lt;item&gt;3409&lt;/item&gt;&lt;item&gt;3411&lt;/item&gt;&lt;item&gt;3481&lt;/item&gt;&lt;item&gt;3511&lt;/item&gt;&lt;item&gt;3512&lt;/item&gt;&lt;item&gt;3516&lt;/item&gt;&lt;item&gt;3517&lt;/item&gt;&lt;item&gt;3518&lt;/item&gt;&lt;item&gt;3519&lt;/item&gt;&lt;item&gt;3520&lt;/item&gt;&lt;item&gt;3703&lt;/item&gt;&lt;item&gt;3771&lt;/item&gt;&lt;item&gt;3772&lt;/item&gt;&lt;item&gt;3774&lt;/item&gt;&lt;item&gt;3775&lt;/item&gt;&lt;item&gt;3776&lt;/item&gt;&lt;item&gt;3782&lt;/item&gt;&lt;item&gt;3786&lt;/item&gt;&lt;item&gt;3787&lt;/item&gt;&lt;item&gt;3820&lt;/item&gt;&lt;item&gt;3822&lt;/item&gt;&lt;/record-ids&gt;&lt;/item&gt;&lt;/Libraries&gt;"/>
  </w:docVars>
  <w:rsids>
    <w:rsidRoot w:val="00C042D3"/>
    <w:rsid w:val="00000783"/>
    <w:rsid w:val="00000DDF"/>
    <w:rsid w:val="000014A3"/>
    <w:rsid w:val="000017FB"/>
    <w:rsid w:val="00001B95"/>
    <w:rsid w:val="000074A4"/>
    <w:rsid w:val="00013DFE"/>
    <w:rsid w:val="00014611"/>
    <w:rsid w:val="00021376"/>
    <w:rsid w:val="000213C6"/>
    <w:rsid w:val="00023207"/>
    <w:rsid w:val="0002363A"/>
    <w:rsid w:val="00024098"/>
    <w:rsid w:val="000317B7"/>
    <w:rsid w:val="00032786"/>
    <w:rsid w:val="00033591"/>
    <w:rsid w:val="000336C4"/>
    <w:rsid w:val="000341B1"/>
    <w:rsid w:val="00035054"/>
    <w:rsid w:val="00036D83"/>
    <w:rsid w:val="000373B6"/>
    <w:rsid w:val="00040B73"/>
    <w:rsid w:val="00041AAB"/>
    <w:rsid w:val="00043811"/>
    <w:rsid w:val="00047D8C"/>
    <w:rsid w:val="00052720"/>
    <w:rsid w:val="00052C5C"/>
    <w:rsid w:val="00054503"/>
    <w:rsid w:val="000551B1"/>
    <w:rsid w:val="00056942"/>
    <w:rsid w:val="0005739F"/>
    <w:rsid w:val="000573AE"/>
    <w:rsid w:val="000619AF"/>
    <w:rsid w:val="00062370"/>
    <w:rsid w:val="000628A6"/>
    <w:rsid w:val="00064165"/>
    <w:rsid w:val="000641D9"/>
    <w:rsid w:val="000649F9"/>
    <w:rsid w:val="00064DF6"/>
    <w:rsid w:val="00064F2A"/>
    <w:rsid w:val="00066344"/>
    <w:rsid w:val="00066EF7"/>
    <w:rsid w:val="00067168"/>
    <w:rsid w:val="00067AEC"/>
    <w:rsid w:val="00067BA6"/>
    <w:rsid w:val="00071F3A"/>
    <w:rsid w:val="00073B91"/>
    <w:rsid w:val="00077A6B"/>
    <w:rsid w:val="0008141F"/>
    <w:rsid w:val="00083D1E"/>
    <w:rsid w:val="00085A18"/>
    <w:rsid w:val="0008627C"/>
    <w:rsid w:val="000863B9"/>
    <w:rsid w:val="000868CB"/>
    <w:rsid w:val="00086EE3"/>
    <w:rsid w:val="00087EBD"/>
    <w:rsid w:val="000903C4"/>
    <w:rsid w:val="00090BCA"/>
    <w:rsid w:val="00091357"/>
    <w:rsid w:val="00091535"/>
    <w:rsid w:val="00095159"/>
    <w:rsid w:val="00095486"/>
    <w:rsid w:val="000960EF"/>
    <w:rsid w:val="00096C80"/>
    <w:rsid w:val="00097685"/>
    <w:rsid w:val="000A074A"/>
    <w:rsid w:val="000A3A6C"/>
    <w:rsid w:val="000A45F2"/>
    <w:rsid w:val="000A50F9"/>
    <w:rsid w:val="000A5288"/>
    <w:rsid w:val="000A69A8"/>
    <w:rsid w:val="000B1D70"/>
    <w:rsid w:val="000B27AD"/>
    <w:rsid w:val="000B2800"/>
    <w:rsid w:val="000B2B46"/>
    <w:rsid w:val="000B2EF9"/>
    <w:rsid w:val="000B3A4F"/>
    <w:rsid w:val="000B428E"/>
    <w:rsid w:val="000B4528"/>
    <w:rsid w:val="000B5551"/>
    <w:rsid w:val="000B727A"/>
    <w:rsid w:val="000C07C8"/>
    <w:rsid w:val="000C1299"/>
    <w:rsid w:val="000C16E0"/>
    <w:rsid w:val="000C2E6C"/>
    <w:rsid w:val="000C3CBF"/>
    <w:rsid w:val="000C755B"/>
    <w:rsid w:val="000D1273"/>
    <w:rsid w:val="000D175E"/>
    <w:rsid w:val="000D1DB5"/>
    <w:rsid w:val="000D26FC"/>
    <w:rsid w:val="000D2801"/>
    <w:rsid w:val="000D2DBE"/>
    <w:rsid w:val="000D3EEC"/>
    <w:rsid w:val="000D510A"/>
    <w:rsid w:val="000D6694"/>
    <w:rsid w:val="000D773D"/>
    <w:rsid w:val="000E2185"/>
    <w:rsid w:val="000E27BD"/>
    <w:rsid w:val="000E2E73"/>
    <w:rsid w:val="000E4172"/>
    <w:rsid w:val="000E456F"/>
    <w:rsid w:val="000E53EC"/>
    <w:rsid w:val="000E5564"/>
    <w:rsid w:val="000E5AA6"/>
    <w:rsid w:val="000F085B"/>
    <w:rsid w:val="000F2578"/>
    <w:rsid w:val="000F39A5"/>
    <w:rsid w:val="000F4C9E"/>
    <w:rsid w:val="000F590A"/>
    <w:rsid w:val="000F5945"/>
    <w:rsid w:val="000F6437"/>
    <w:rsid w:val="0010126F"/>
    <w:rsid w:val="0010225B"/>
    <w:rsid w:val="00102616"/>
    <w:rsid w:val="00103DE0"/>
    <w:rsid w:val="00104881"/>
    <w:rsid w:val="00105015"/>
    <w:rsid w:val="00110FD5"/>
    <w:rsid w:val="00111DAE"/>
    <w:rsid w:val="001146B7"/>
    <w:rsid w:val="00114A71"/>
    <w:rsid w:val="00114D46"/>
    <w:rsid w:val="001161F8"/>
    <w:rsid w:val="00116607"/>
    <w:rsid w:val="00123639"/>
    <w:rsid w:val="00124E5A"/>
    <w:rsid w:val="001267F4"/>
    <w:rsid w:val="001313C8"/>
    <w:rsid w:val="00131580"/>
    <w:rsid w:val="001315D8"/>
    <w:rsid w:val="00131A8D"/>
    <w:rsid w:val="001335C2"/>
    <w:rsid w:val="00133AB5"/>
    <w:rsid w:val="0013432D"/>
    <w:rsid w:val="00134DB8"/>
    <w:rsid w:val="00134DF4"/>
    <w:rsid w:val="001367BC"/>
    <w:rsid w:val="00137283"/>
    <w:rsid w:val="00140ADA"/>
    <w:rsid w:val="00140F18"/>
    <w:rsid w:val="001414C2"/>
    <w:rsid w:val="001449DF"/>
    <w:rsid w:val="001453B7"/>
    <w:rsid w:val="00146338"/>
    <w:rsid w:val="00146442"/>
    <w:rsid w:val="00147C2B"/>
    <w:rsid w:val="00147F18"/>
    <w:rsid w:val="00151732"/>
    <w:rsid w:val="001520BE"/>
    <w:rsid w:val="00153BBC"/>
    <w:rsid w:val="00154D6F"/>
    <w:rsid w:val="00155CA2"/>
    <w:rsid w:val="00155EDE"/>
    <w:rsid w:val="00156A64"/>
    <w:rsid w:val="00157388"/>
    <w:rsid w:val="00157A78"/>
    <w:rsid w:val="00160F39"/>
    <w:rsid w:val="00161899"/>
    <w:rsid w:val="001619E5"/>
    <w:rsid w:val="001620DE"/>
    <w:rsid w:val="0016215C"/>
    <w:rsid w:val="001630F5"/>
    <w:rsid w:val="0016551C"/>
    <w:rsid w:val="00166684"/>
    <w:rsid w:val="001677C9"/>
    <w:rsid w:val="0017065A"/>
    <w:rsid w:val="001715EA"/>
    <w:rsid w:val="0017188C"/>
    <w:rsid w:val="0017413A"/>
    <w:rsid w:val="00180190"/>
    <w:rsid w:val="0018193B"/>
    <w:rsid w:val="00182399"/>
    <w:rsid w:val="00184244"/>
    <w:rsid w:val="00184409"/>
    <w:rsid w:val="001846E8"/>
    <w:rsid w:val="0018524E"/>
    <w:rsid w:val="001853E7"/>
    <w:rsid w:val="001854D3"/>
    <w:rsid w:val="00187C97"/>
    <w:rsid w:val="00187D9B"/>
    <w:rsid w:val="00190829"/>
    <w:rsid w:val="00190C73"/>
    <w:rsid w:val="00194538"/>
    <w:rsid w:val="0019651E"/>
    <w:rsid w:val="001973F2"/>
    <w:rsid w:val="001A0986"/>
    <w:rsid w:val="001A2022"/>
    <w:rsid w:val="001A20A5"/>
    <w:rsid w:val="001A2721"/>
    <w:rsid w:val="001A3498"/>
    <w:rsid w:val="001A4E51"/>
    <w:rsid w:val="001A7BC4"/>
    <w:rsid w:val="001B0ED1"/>
    <w:rsid w:val="001B25D5"/>
    <w:rsid w:val="001B4AC0"/>
    <w:rsid w:val="001B4CF3"/>
    <w:rsid w:val="001B4DFE"/>
    <w:rsid w:val="001B50D7"/>
    <w:rsid w:val="001B567E"/>
    <w:rsid w:val="001B5D04"/>
    <w:rsid w:val="001B615F"/>
    <w:rsid w:val="001B79F0"/>
    <w:rsid w:val="001B7DD9"/>
    <w:rsid w:val="001B7F33"/>
    <w:rsid w:val="001C1C00"/>
    <w:rsid w:val="001C39C9"/>
    <w:rsid w:val="001C4CF9"/>
    <w:rsid w:val="001C5125"/>
    <w:rsid w:val="001C5F90"/>
    <w:rsid w:val="001C7F1E"/>
    <w:rsid w:val="001D07F8"/>
    <w:rsid w:val="001D1536"/>
    <w:rsid w:val="001D3207"/>
    <w:rsid w:val="001D32E8"/>
    <w:rsid w:val="001D39BC"/>
    <w:rsid w:val="001D4676"/>
    <w:rsid w:val="001D48C8"/>
    <w:rsid w:val="001D56EE"/>
    <w:rsid w:val="001D5966"/>
    <w:rsid w:val="001D6118"/>
    <w:rsid w:val="001D6F57"/>
    <w:rsid w:val="001D7218"/>
    <w:rsid w:val="001D745B"/>
    <w:rsid w:val="001D76A4"/>
    <w:rsid w:val="001E0C17"/>
    <w:rsid w:val="001E274B"/>
    <w:rsid w:val="001E3274"/>
    <w:rsid w:val="001E45CF"/>
    <w:rsid w:val="001E63A8"/>
    <w:rsid w:val="001E72A0"/>
    <w:rsid w:val="001E7D54"/>
    <w:rsid w:val="001F01DF"/>
    <w:rsid w:val="001F426D"/>
    <w:rsid w:val="001F42E2"/>
    <w:rsid w:val="001F4D72"/>
    <w:rsid w:val="001F5FD3"/>
    <w:rsid w:val="001F65B2"/>
    <w:rsid w:val="001F6AC6"/>
    <w:rsid w:val="001F6DEB"/>
    <w:rsid w:val="001F7458"/>
    <w:rsid w:val="001F7DCD"/>
    <w:rsid w:val="002010B8"/>
    <w:rsid w:val="00202053"/>
    <w:rsid w:val="00202085"/>
    <w:rsid w:val="00204410"/>
    <w:rsid w:val="00205554"/>
    <w:rsid w:val="00206469"/>
    <w:rsid w:val="0021114A"/>
    <w:rsid w:val="0021391E"/>
    <w:rsid w:val="00215792"/>
    <w:rsid w:val="00215AAA"/>
    <w:rsid w:val="00216E8E"/>
    <w:rsid w:val="00217EF9"/>
    <w:rsid w:val="00221E35"/>
    <w:rsid w:val="00223676"/>
    <w:rsid w:val="00224D89"/>
    <w:rsid w:val="00225BF6"/>
    <w:rsid w:val="002273A0"/>
    <w:rsid w:val="00232025"/>
    <w:rsid w:val="00233BB4"/>
    <w:rsid w:val="00235157"/>
    <w:rsid w:val="00235D47"/>
    <w:rsid w:val="00243124"/>
    <w:rsid w:val="0024361D"/>
    <w:rsid w:val="00244163"/>
    <w:rsid w:val="00244DB1"/>
    <w:rsid w:val="002457C4"/>
    <w:rsid w:val="0024705B"/>
    <w:rsid w:val="00247150"/>
    <w:rsid w:val="00252C6A"/>
    <w:rsid w:val="00253C65"/>
    <w:rsid w:val="00254C70"/>
    <w:rsid w:val="00255192"/>
    <w:rsid w:val="0026034E"/>
    <w:rsid w:val="002609F0"/>
    <w:rsid w:val="00262736"/>
    <w:rsid w:val="00265890"/>
    <w:rsid w:val="00267FD5"/>
    <w:rsid w:val="00271C37"/>
    <w:rsid w:val="00271D5E"/>
    <w:rsid w:val="002730C6"/>
    <w:rsid w:val="0027344F"/>
    <w:rsid w:val="00274798"/>
    <w:rsid w:val="0028010A"/>
    <w:rsid w:val="0028066E"/>
    <w:rsid w:val="002808F5"/>
    <w:rsid w:val="002810BD"/>
    <w:rsid w:val="00281274"/>
    <w:rsid w:val="00282A1B"/>
    <w:rsid w:val="00283C76"/>
    <w:rsid w:val="002850DD"/>
    <w:rsid w:val="002856BA"/>
    <w:rsid w:val="00285C8F"/>
    <w:rsid w:val="00286154"/>
    <w:rsid w:val="0028774E"/>
    <w:rsid w:val="00292A05"/>
    <w:rsid w:val="002930C4"/>
    <w:rsid w:val="00293863"/>
    <w:rsid w:val="002979D5"/>
    <w:rsid w:val="002A0418"/>
    <w:rsid w:val="002A082E"/>
    <w:rsid w:val="002A17E1"/>
    <w:rsid w:val="002A3EF0"/>
    <w:rsid w:val="002A4530"/>
    <w:rsid w:val="002A5926"/>
    <w:rsid w:val="002A794C"/>
    <w:rsid w:val="002B2078"/>
    <w:rsid w:val="002B6A32"/>
    <w:rsid w:val="002B7CE4"/>
    <w:rsid w:val="002C43BA"/>
    <w:rsid w:val="002C4859"/>
    <w:rsid w:val="002C5B72"/>
    <w:rsid w:val="002D05AB"/>
    <w:rsid w:val="002D12D7"/>
    <w:rsid w:val="002D16AD"/>
    <w:rsid w:val="002D2281"/>
    <w:rsid w:val="002D3031"/>
    <w:rsid w:val="002D328C"/>
    <w:rsid w:val="002D3D83"/>
    <w:rsid w:val="002D3ED0"/>
    <w:rsid w:val="002D44BB"/>
    <w:rsid w:val="002D500C"/>
    <w:rsid w:val="002D5089"/>
    <w:rsid w:val="002D5481"/>
    <w:rsid w:val="002D5D67"/>
    <w:rsid w:val="002D7973"/>
    <w:rsid w:val="002E06E6"/>
    <w:rsid w:val="002E0E91"/>
    <w:rsid w:val="002E1ED1"/>
    <w:rsid w:val="002E1FA5"/>
    <w:rsid w:val="002E2982"/>
    <w:rsid w:val="002E30BD"/>
    <w:rsid w:val="002E3FD5"/>
    <w:rsid w:val="002E41BA"/>
    <w:rsid w:val="002E5AC3"/>
    <w:rsid w:val="002E6579"/>
    <w:rsid w:val="002E76CA"/>
    <w:rsid w:val="002F114E"/>
    <w:rsid w:val="002F245D"/>
    <w:rsid w:val="002F2A2A"/>
    <w:rsid w:val="002F3401"/>
    <w:rsid w:val="002F5C2D"/>
    <w:rsid w:val="002F7350"/>
    <w:rsid w:val="0030107A"/>
    <w:rsid w:val="00303EC5"/>
    <w:rsid w:val="003043D1"/>
    <w:rsid w:val="0030464D"/>
    <w:rsid w:val="00305287"/>
    <w:rsid w:val="003055DE"/>
    <w:rsid w:val="003057C1"/>
    <w:rsid w:val="00307D49"/>
    <w:rsid w:val="00310F90"/>
    <w:rsid w:val="00311AD4"/>
    <w:rsid w:val="00311F9C"/>
    <w:rsid w:val="00312771"/>
    <w:rsid w:val="00312EBB"/>
    <w:rsid w:val="003151C1"/>
    <w:rsid w:val="0031554A"/>
    <w:rsid w:val="003158FB"/>
    <w:rsid w:val="00315B1A"/>
    <w:rsid w:val="00316BDE"/>
    <w:rsid w:val="00317185"/>
    <w:rsid w:val="0031796D"/>
    <w:rsid w:val="003179EC"/>
    <w:rsid w:val="00321C30"/>
    <w:rsid w:val="003227AF"/>
    <w:rsid w:val="00322A47"/>
    <w:rsid w:val="0032466F"/>
    <w:rsid w:val="00331F6A"/>
    <w:rsid w:val="00331FE5"/>
    <w:rsid w:val="00332D72"/>
    <w:rsid w:val="00333EA8"/>
    <w:rsid w:val="0033470A"/>
    <w:rsid w:val="00334D48"/>
    <w:rsid w:val="00334DE0"/>
    <w:rsid w:val="00335AC2"/>
    <w:rsid w:val="003371EA"/>
    <w:rsid w:val="00337902"/>
    <w:rsid w:val="00340C40"/>
    <w:rsid w:val="003430E6"/>
    <w:rsid w:val="003445CF"/>
    <w:rsid w:val="003450BE"/>
    <w:rsid w:val="00345A27"/>
    <w:rsid w:val="003463D1"/>
    <w:rsid w:val="003473D8"/>
    <w:rsid w:val="00347584"/>
    <w:rsid w:val="0035208F"/>
    <w:rsid w:val="00353DDC"/>
    <w:rsid w:val="00354E08"/>
    <w:rsid w:val="00355528"/>
    <w:rsid w:val="003559E7"/>
    <w:rsid w:val="00356C51"/>
    <w:rsid w:val="00356C63"/>
    <w:rsid w:val="0035725E"/>
    <w:rsid w:val="00357B10"/>
    <w:rsid w:val="00362121"/>
    <w:rsid w:val="00362E01"/>
    <w:rsid w:val="003635C4"/>
    <w:rsid w:val="00363633"/>
    <w:rsid w:val="00363663"/>
    <w:rsid w:val="003636EC"/>
    <w:rsid w:val="003646DF"/>
    <w:rsid w:val="0036653C"/>
    <w:rsid w:val="00370EA5"/>
    <w:rsid w:val="0037191A"/>
    <w:rsid w:val="00373066"/>
    <w:rsid w:val="00375AA0"/>
    <w:rsid w:val="003765F7"/>
    <w:rsid w:val="0038121F"/>
    <w:rsid w:val="00381A3E"/>
    <w:rsid w:val="003842A3"/>
    <w:rsid w:val="00384B8F"/>
    <w:rsid w:val="0038658B"/>
    <w:rsid w:val="0039024A"/>
    <w:rsid w:val="00391421"/>
    <w:rsid w:val="00391F75"/>
    <w:rsid w:val="00393411"/>
    <w:rsid w:val="00395898"/>
    <w:rsid w:val="003A0C2C"/>
    <w:rsid w:val="003A18C0"/>
    <w:rsid w:val="003A2997"/>
    <w:rsid w:val="003A2D5E"/>
    <w:rsid w:val="003A3BA2"/>
    <w:rsid w:val="003A7569"/>
    <w:rsid w:val="003A7FBB"/>
    <w:rsid w:val="003A7FCB"/>
    <w:rsid w:val="003B0ADA"/>
    <w:rsid w:val="003B1394"/>
    <w:rsid w:val="003B13C3"/>
    <w:rsid w:val="003B157C"/>
    <w:rsid w:val="003B6170"/>
    <w:rsid w:val="003B7A11"/>
    <w:rsid w:val="003C0A9F"/>
    <w:rsid w:val="003C3F64"/>
    <w:rsid w:val="003C4517"/>
    <w:rsid w:val="003C4B96"/>
    <w:rsid w:val="003C6454"/>
    <w:rsid w:val="003C6994"/>
    <w:rsid w:val="003D1110"/>
    <w:rsid w:val="003D1224"/>
    <w:rsid w:val="003D15BF"/>
    <w:rsid w:val="003D480A"/>
    <w:rsid w:val="003D528B"/>
    <w:rsid w:val="003D564C"/>
    <w:rsid w:val="003D577F"/>
    <w:rsid w:val="003D63F1"/>
    <w:rsid w:val="003D6620"/>
    <w:rsid w:val="003D733B"/>
    <w:rsid w:val="003E0518"/>
    <w:rsid w:val="003E0E5E"/>
    <w:rsid w:val="003E1415"/>
    <w:rsid w:val="003E1808"/>
    <w:rsid w:val="003E4937"/>
    <w:rsid w:val="003E501A"/>
    <w:rsid w:val="003E511B"/>
    <w:rsid w:val="003E60D9"/>
    <w:rsid w:val="003F12FA"/>
    <w:rsid w:val="003F1ED6"/>
    <w:rsid w:val="003F2885"/>
    <w:rsid w:val="003F35D8"/>
    <w:rsid w:val="003F3EB2"/>
    <w:rsid w:val="003F4415"/>
    <w:rsid w:val="003F5030"/>
    <w:rsid w:val="003F5BDE"/>
    <w:rsid w:val="003F6B43"/>
    <w:rsid w:val="004003E1"/>
    <w:rsid w:val="00400E8A"/>
    <w:rsid w:val="00401051"/>
    <w:rsid w:val="0040208C"/>
    <w:rsid w:val="00403301"/>
    <w:rsid w:val="00404210"/>
    <w:rsid w:val="00404B0C"/>
    <w:rsid w:val="00406A61"/>
    <w:rsid w:val="004077E4"/>
    <w:rsid w:val="00410CB1"/>
    <w:rsid w:val="00411588"/>
    <w:rsid w:val="00413E18"/>
    <w:rsid w:val="00416697"/>
    <w:rsid w:val="00417216"/>
    <w:rsid w:val="00417655"/>
    <w:rsid w:val="004206D4"/>
    <w:rsid w:val="004223A8"/>
    <w:rsid w:val="004225D7"/>
    <w:rsid w:val="00423ADC"/>
    <w:rsid w:val="00424506"/>
    <w:rsid w:val="004249FF"/>
    <w:rsid w:val="0042543D"/>
    <w:rsid w:val="00426357"/>
    <w:rsid w:val="00427E5C"/>
    <w:rsid w:val="00430D78"/>
    <w:rsid w:val="00431C59"/>
    <w:rsid w:val="00431CA8"/>
    <w:rsid w:val="00433A8A"/>
    <w:rsid w:val="00434B9A"/>
    <w:rsid w:val="00437505"/>
    <w:rsid w:val="0044025B"/>
    <w:rsid w:val="00440A8C"/>
    <w:rsid w:val="00440E33"/>
    <w:rsid w:val="00440E3E"/>
    <w:rsid w:val="00441214"/>
    <w:rsid w:val="004415D6"/>
    <w:rsid w:val="00442354"/>
    <w:rsid w:val="00443E1A"/>
    <w:rsid w:val="0044475A"/>
    <w:rsid w:val="00445F64"/>
    <w:rsid w:val="004460F2"/>
    <w:rsid w:val="0044612A"/>
    <w:rsid w:val="004464D2"/>
    <w:rsid w:val="00446825"/>
    <w:rsid w:val="00451E0B"/>
    <w:rsid w:val="00451F4E"/>
    <w:rsid w:val="00452A17"/>
    <w:rsid w:val="00452BEC"/>
    <w:rsid w:val="0045326C"/>
    <w:rsid w:val="0045485A"/>
    <w:rsid w:val="00454E7F"/>
    <w:rsid w:val="00457850"/>
    <w:rsid w:val="0045791A"/>
    <w:rsid w:val="00457C76"/>
    <w:rsid w:val="00460777"/>
    <w:rsid w:val="00463065"/>
    <w:rsid w:val="004638FF"/>
    <w:rsid w:val="0046466F"/>
    <w:rsid w:val="00465689"/>
    <w:rsid w:val="004664EC"/>
    <w:rsid w:val="00467D29"/>
    <w:rsid w:val="00471EED"/>
    <w:rsid w:val="00473C3E"/>
    <w:rsid w:val="00474996"/>
    <w:rsid w:val="00474C3A"/>
    <w:rsid w:val="00475647"/>
    <w:rsid w:val="00475829"/>
    <w:rsid w:val="00477C27"/>
    <w:rsid w:val="004808C1"/>
    <w:rsid w:val="004829E9"/>
    <w:rsid w:val="00483D02"/>
    <w:rsid w:val="00484442"/>
    <w:rsid w:val="00484FD2"/>
    <w:rsid w:val="00485AC0"/>
    <w:rsid w:val="00485C9C"/>
    <w:rsid w:val="00485D49"/>
    <w:rsid w:val="00487D56"/>
    <w:rsid w:val="004901A6"/>
    <w:rsid w:val="00490A90"/>
    <w:rsid w:val="00490FE3"/>
    <w:rsid w:val="00491760"/>
    <w:rsid w:val="00492295"/>
    <w:rsid w:val="00493D14"/>
    <w:rsid w:val="004956DA"/>
    <w:rsid w:val="00495D97"/>
    <w:rsid w:val="00496943"/>
    <w:rsid w:val="004A21C2"/>
    <w:rsid w:val="004A38C9"/>
    <w:rsid w:val="004A3A5C"/>
    <w:rsid w:val="004A6D6D"/>
    <w:rsid w:val="004B00D4"/>
    <w:rsid w:val="004B378F"/>
    <w:rsid w:val="004B43DC"/>
    <w:rsid w:val="004B6BF8"/>
    <w:rsid w:val="004B73EC"/>
    <w:rsid w:val="004B7AA0"/>
    <w:rsid w:val="004C18BD"/>
    <w:rsid w:val="004C1BEE"/>
    <w:rsid w:val="004C259E"/>
    <w:rsid w:val="004C2D1B"/>
    <w:rsid w:val="004C487C"/>
    <w:rsid w:val="004C5F8E"/>
    <w:rsid w:val="004C6AA8"/>
    <w:rsid w:val="004C7F71"/>
    <w:rsid w:val="004D023D"/>
    <w:rsid w:val="004D04B2"/>
    <w:rsid w:val="004D0C65"/>
    <w:rsid w:val="004D151F"/>
    <w:rsid w:val="004D2E01"/>
    <w:rsid w:val="004D396A"/>
    <w:rsid w:val="004D6F71"/>
    <w:rsid w:val="004D7C41"/>
    <w:rsid w:val="004D7E25"/>
    <w:rsid w:val="004E1600"/>
    <w:rsid w:val="004E1BE4"/>
    <w:rsid w:val="004E2672"/>
    <w:rsid w:val="004E270C"/>
    <w:rsid w:val="004E3FAB"/>
    <w:rsid w:val="004E44FE"/>
    <w:rsid w:val="004E477C"/>
    <w:rsid w:val="004E4F0E"/>
    <w:rsid w:val="004E5947"/>
    <w:rsid w:val="004E64FD"/>
    <w:rsid w:val="004E751B"/>
    <w:rsid w:val="004E763B"/>
    <w:rsid w:val="004E7FF4"/>
    <w:rsid w:val="004F04E2"/>
    <w:rsid w:val="004F0E89"/>
    <w:rsid w:val="004F17CA"/>
    <w:rsid w:val="004F67D3"/>
    <w:rsid w:val="004F745E"/>
    <w:rsid w:val="00500026"/>
    <w:rsid w:val="005018EE"/>
    <w:rsid w:val="00502AD5"/>
    <w:rsid w:val="005031C3"/>
    <w:rsid w:val="00506043"/>
    <w:rsid w:val="00520B9E"/>
    <w:rsid w:val="00523CD4"/>
    <w:rsid w:val="0052799B"/>
    <w:rsid w:val="0053128D"/>
    <w:rsid w:val="005313D1"/>
    <w:rsid w:val="005341E1"/>
    <w:rsid w:val="00535434"/>
    <w:rsid w:val="00536E2D"/>
    <w:rsid w:val="005378DD"/>
    <w:rsid w:val="005408AF"/>
    <w:rsid w:val="005435F5"/>
    <w:rsid w:val="00543E2C"/>
    <w:rsid w:val="00544603"/>
    <w:rsid w:val="00544660"/>
    <w:rsid w:val="00545332"/>
    <w:rsid w:val="005473D2"/>
    <w:rsid w:val="00547B96"/>
    <w:rsid w:val="0055029F"/>
    <w:rsid w:val="00550394"/>
    <w:rsid w:val="0055316C"/>
    <w:rsid w:val="00554035"/>
    <w:rsid w:val="00554FB0"/>
    <w:rsid w:val="005551C7"/>
    <w:rsid w:val="00556570"/>
    <w:rsid w:val="0055726D"/>
    <w:rsid w:val="005579ED"/>
    <w:rsid w:val="00560DFE"/>
    <w:rsid w:val="00560EF3"/>
    <w:rsid w:val="00561228"/>
    <w:rsid w:val="00563A86"/>
    <w:rsid w:val="00563E65"/>
    <w:rsid w:val="005641C2"/>
    <w:rsid w:val="00566A93"/>
    <w:rsid w:val="00573560"/>
    <w:rsid w:val="00573F46"/>
    <w:rsid w:val="00574531"/>
    <w:rsid w:val="0057540F"/>
    <w:rsid w:val="00581ACD"/>
    <w:rsid w:val="00581C20"/>
    <w:rsid w:val="00582A10"/>
    <w:rsid w:val="00582B87"/>
    <w:rsid w:val="00582DAD"/>
    <w:rsid w:val="00583652"/>
    <w:rsid w:val="00583D03"/>
    <w:rsid w:val="0058535C"/>
    <w:rsid w:val="005853E2"/>
    <w:rsid w:val="00585742"/>
    <w:rsid w:val="00585D6F"/>
    <w:rsid w:val="00586C16"/>
    <w:rsid w:val="00591DC8"/>
    <w:rsid w:val="00594630"/>
    <w:rsid w:val="00596805"/>
    <w:rsid w:val="0059775B"/>
    <w:rsid w:val="005A0A27"/>
    <w:rsid w:val="005A0F9E"/>
    <w:rsid w:val="005A123D"/>
    <w:rsid w:val="005A214D"/>
    <w:rsid w:val="005A3098"/>
    <w:rsid w:val="005A321D"/>
    <w:rsid w:val="005A4BE6"/>
    <w:rsid w:val="005A54BD"/>
    <w:rsid w:val="005A64B0"/>
    <w:rsid w:val="005A72B9"/>
    <w:rsid w:val="005A766E"/>
    <w:rsid w:val="005A7912"/>
    <w:rsid w:val="005A7E57"/>
    <w:rsid w:val="005B0256"/>
    <w:rsid w:val="005B0576"/>
    <w:rsid w:val="005B05C8"/>
    <w:rsid w:val="005B1303"/>
    <w:rsid w:val="005B40B2"/>
    <w:rsid w:val="005B67C7"/>
    <w:rsid w:val="005B70D6"/>
    <w:rsid w:val="005C14C8"/>
    <w:rsid w:val="005C21FB"/>
    <w:rsid w:val="005C2972"/>
    <w:rsid w:val="005C3A13"/>
    <w:rsid w:val="005C5D8B"/>
    <w:rsid w:val="005D0307"/>
    <w:rsid w:val="005D23FE"/>
    <w:rsid w:val="005D2DBE"/>
    <w:rsid w:val="005D47E3"/>
    <w:rsid w:val="005D6A4B"/>
    <w:rsid w:val="005E0050"/>
    <w:rsid w:val="005E0703"/>
    <w:rsid w:val="005E09A7"/>
    <w:rsid w:val="005E1612"/>
    <w:rsid w:val="005E22F5"/>
    <w:rsid w:val="005E27A8"/>
    <w:rsid w:val="005E384B"/>
    <w:rsid w:val="005E3F60"/>
    <w:rsid w:val="005E477A"/>
    <w:rsid w:val="005E505D"/>
    <w:rsid w:val="005E5F90"/>
    <w:rsid w:val="005E793D"/>
    <w:rsid w:val="005F10E6"/>
    <w:rsid w:val="005F1706"/>
    <w:rsid w:val="005F395B"/>
    <w:rsid w:val="005F4655"/>
    <w:rsid w:val="005F5D3C"/>
    <w:rsid w:val="005F6A70"/>
    <w:rsid w:val="0060048B"/>
    <w:rsid w:val="00600B24"/>
    <w:rsid w:val="00600D8E"/>
    <w:rsid w:val="0060116F"/>
    <w:rsid w:val="006024BE"/>
    <w:rsid w:val="00602620"/>
    <w:rsid w:val="0060317A"/>
    <w:rsid w:val="0060319B"/>
    <w:rsid w:val="00604590"/>
    <w:rsid w:val="00606A94"/>
    <w:rsid w:val="00606E30"/>
    <w:rsid w:val="00606FEF"/>
    <w:rsid w:val="006101AE"/>
    <w:rsid w:val="00611C9F"/>
    <w:rsid w:val="006127D4"/>
    <w:rsid w:val="0061370F"/>
    <w:rsid w:val="00614F4B"/>
    <w:rsid w:val="006152D9"/>
    <w:rsid w:val="00616A89"/>
    <w:rsid w:val="00620548"/>
    <w:rsid w:val="00620A68"/>
    <w:rsid w:val="006212DB"/>
    <w:rsid w:val="00622B00"/>
    <w:rsid w:val="00623A80"/>
    <w:rsid w:val="006244C1"/>
    <w:rsid w:val="00626C24"/>
    <w:rsid w:val="00626D2A"/>
    <w:rsid w:val="006273BD"/>
    <w:rsid w:val="00627A39"/>
    <w:rsid w:val="006304C8"/>
    <w:rsid w:val="00631AB3"/>
    <w:rsid w:val="006358AE"/>
    <w:rsid w:val="00636443"/>
    <w:rsid w:val="00640A4E"/>
    <w:rsid w:val="006429CB"/>
    <w:rsid w:val="0064358F"/>
    <w:rsid w:val="006446CE"/>
    <w:rsid w:val="006508B1"/>
    <w:rsid w:val="00651700"/>
    <w:rsid w:val="00653B52"/>
    <w:rsid w:val="006540F2"/>
    <w:rsid w:val="00654B6B"/>
    <w:rsid w:val="0065688E"/>
    <w:rsid w:val="00656AB3"/>
    <w:rsid w:val="00656AF1"/>
    <w:rsid w:val="00657169"/>
    <w:rsid w:val="00657416"/>
    <w:rsid w:val="006608F5"/>
    <w:rsid w:val="006621CD"/>
    <w:rsid w:val="00662593"/>
    <w:rsid w:val="00662C04"/>
    <w:rsid w:val="00662EC9"/>
    <w:rsid w:val="00664D45"/>
    <w:rsid w:val="00665980"/>
    <w:rsid w:val="006669B7"/>
    <w:rsid w:val="0066709F"/>
    <w:rsid w:val="006714E7"/>
    <w:rsid w:val="00671994"/>
    <w:rsid w:val="0067225F"/>
    <w:rsid w:val="0067432F"/>
    <w:rsid w:val="00677448"/>
    <w:rsid w:val="00682140"/>
    <w:rsid w:val="0068249C"/>
    <w:rsid w:val="00683ABA"/>
    <w:rsid w:val="00684D60"/>
    <w:rsid w:val="0068508B"/>
    <w:rsid w:val="00685232"/>
    <w:rsid w:val="00687CCA"/>
    <w:rsid w:val="006901EC"/>
    <w:rsid w:val="00690881"/>
    <w:rsid w:val="0069143E"/>
    <w:rsid w:val="00691C78"/>
    <w:rsid w:val="00691C7A"/>
    <w:rsid w:val="006931E5"/>
    <w:rsid w:val="00695E73"/>
    <w:rsid w:val="00696027"/>
    <w:rsid w:val="00696C9C"/>
    <w:rsid w:val="00696FBC"/>
    <w:rsid w:val="006972DE"/>
    <w:rsid w:val="0069747E"/>
    <w:rsid w:val="006974A8"/>
    <w:rsid w:val="00697E81"/>
    <w:rsid w:val="006A0D88"/>
    <w:rsid w:val="006A0E34"/>
    <w:rsid w:val="006A106E"/>
    <w:rsid w:val="006A271F"/>
    <w:rsid w:val="006A33C2"/>
    <w:rsid w:val="006A38F9"/>
    <w:rsid w:val="006A6322"/>
    <w:rsid w:val="006A71E1"/>
    <w:rsid w:val="006A79B0"/>
    <w:rsid w:val="006B04B2"/>
    <w:rsid w:val="006B0B8B"/>
    <w:rsid w:val="006B0E5E"/>
    <w:rsid w:val="006B1C9D"/>
    <w:rsid w:val="006B3389"/>
    <w:rsid w:val="006B3ED6"/>
    <w:rsid w:val="006B7752"/>
    <w:rsid w:val="006B782F"/>
    <w:rsid w:val="006C010F"/>
    <w:rsid w:val="006C1FDA"/>
    <w:rsid w:val="006C20BE"/>
    <w:rsid w:val="006C2BDF"/>
    <w:rsid w:val="006C2F0D"/>
    <w:rsid w:val="006C3CDE"/>
    <w:rsid w:val="006C3D22"/>
    <w:rsid w:val="006C6D65"/>
    <w:rsid w:val="006C72C4"/>
    <w:rsid w:val="006C7C91"/>
    <w:rsid w:val="006D13A0"/>
    <w:rsid w:val="006D1F13"/>
    <w:rsid w:val="006D26C9"/>
    <w:rsid w:val="006D6982"/>
    <w:rsid w:val="006E12D4"/>
    <w:rsid w:val="006E188E"/>
    <w:rsid w:val="006E1CB5"/>
    <w:rsid w:val="006E1DBB"/>
    <w:rsid w:val="006E27DA"/>
    <w:rsid w:val="006E2F4C"/>
    <w:rsid w:val="006E46EC"/>
    <w:rsid w:val="006E5E6D"/>
    <w:rsid w:val="006F0EE6"/>
    <w:rsid w:val="006F17F9"/>
    <w:rsid w:val="006F1EAA"/>
    <w:rsid w:val="006F26C5"/>
    <w:rsid w:val="006F3A36"/>
    <w:rsid w:val="006F423D"/>
    <w:rsid w:val="006F46EC"/>
    <w:rsid w:val="006F4C3B"/>
    <w:rsid w:val="006F5D9A"/>
    <w:rsid w:val="006F748D"/>
    <w:rsid w:val="006F7B7A"/>
    <w:rsid w:val="0070126D"/>
    <w:rsid w:val="00701D27"/>
    <w:rsid w:val="00702A7D"/>
    <w:rsid w:val="00702DC9"/>
    <w:rsid w:val="00703836"/>
    <w:rsid w:val="00703B5E"/>
    <w:rsid w:val="00703D53"/>
    <w:rsid w:val="00704130"/>
    <w:rsid w:val="007045A5"/>
    <w:rsid w:val="00704A87"/>
    <w:rsid w:val="00704C1D"/>
    <w:rsid w:val="00707156"/>
    <w:rsid w:val="00707D64"/>
    <w:rsid w:val="00707DBF"/>
    <w:rsid w:val="0071119F"/>
    <w:rsid w:val="00712486"/>
    <w:rsid w:val="007132E8"/>
    <w:rsid w:val="007135AC"/>
    <w:rsid w:val="00713688"/>
    <w:rsid w:val="0071416F"/>
    <w:rsid w:val="0071457C"/>
    <w:rsid w:val="00715E54"/>
    <w:rsid w:val="007161D4"/>
    <w:rsid w:val="00717623"/>
    <w:rsid w:val="00723B4F"/>
    <w:rsid w:val="00724845"/>
    <w:rsid w:val="00725636"/>
    <w:rsid w:val="00725AA2"/>
    <w:rsid w:val="0072671F"/>
    <w:rsid w:val="00727BCA"/>
    <w:rsid w:val="007301CC"/>
    <w:rsid w:val="007325B2"/>
    <w:rsid w:val="00732A83"/>
    <w:rsid w:val="0073455E"/>
    <w:rsid w:val="00735019"/>
    <w:rsid w:val="00737136"/>
    <w:rsid w:val="007375CE"/>
    <w:rsid w:val="0074051B"/>
    <w:rsid w:val="00740CF8"/>
    <w:rsid w:val="007421B0"/>
    <w:rsid w:val="0074378F"/>
    <w:rsid w:val="00745C5A"/>
    <w:rsid w:val="00745D32"/>
    <w:rsid w:val="00747654"/>
    <w:rsid w:val="00751352"/>
    <w:rsid w:val="00752045"/>
    <w:rsid w:val="00753BCA"/>
    <w:rsid w:val="0075418B"/>
    <w:rsid w:val="00754193"/>
    <w:rsid w:val="00755638"/>
    <w:rsid w:val="00755ABB"/>
    <w:rsid w:val="00755CEA"/>
    <w:rsid w:val="00756612"/>
    <w:rsid w:val="00760FE3"/>
    <w:rsid w:val="00761847"/>
    <w:rsid w:val="007624A3"/>
    <w:rsid w:val="0076345C"/>
    <w:rsid w:val="00763E54"/>
    <w:rsid w:val="00764366"/>
    <w:rsid w:val="00764644"/>
    <w:rsid w:val="00766585"/>
    <w:rsid w:val="00767A51"/>
    <w:rsid w:val="00767D58"/>
    <w:rsid w:val="00772603"/>
    <w:rsid w:val="0077330A"/>
    <w:rsid w:val="00774CF1"/>
    <w:rsid w:val="007754EC"/>
    <w:rsid w:val="00782F22"/>
    <w:rsid w:val="007836E9"/>
    <w:rsid w:val="00783C9C"/>
    <w:rsid w:val="00786D0A"/>
    <w:rsid w:val="00790250"/>
    <w:rsid w:val="007916B7"/>
    <w:rsid w:val="0079324A"/>
    <w:rsid w:val="007936D4"/>
    <w:rsid w:val="00793866"/>
    <w:rsid w:val="007957CE"/>
    <w:rsid w:val="0079604C"/>
    <w:rsid w:val="00796768"/>
    <w:rsid w:val="00796DFB"/>
    <w:rsid w:val="00797222"/>
    <w:rsid w:val="007974AC"/>
    <w:rsid w:val="007A31CA"/>
    <w:rsid w:val="007B0569"/>
    <w:rsid w:val="007B072D"/>
    <w:rsid w:val="007B15EF"/>
    <w:rsid w:val="007B1EFA"/>
    <w:rsid w:val="007B2E51"/>
    <w:rsid w:val="007B3197"/>
    <w:rsid w:val="007B3938"/>
    <w:rsid w:val="007B4932"/>
    <w:rsid w:val="007B5479"/>
    <w:rsid w:val="007B553B"/>
    <w:rsid w:val="007B5896"/>
    <w:rsid w:val="007C0FE6"/>
    <w:rsid w:val="007C1191"/>
    <w:rsid w:val="007C2DD5"/>
    <w:rsid w:val="007C370A"/>
    <w:rsid w:val="007C4B48"/>
    <w:rsid w:val="007C763D"/>
    <w:rsid w:val="007D0636"/>
    <w:rsid w:val="007D2349"/>
    <w:rsid w:val="007D4D7C"/>
    <w:rsid w:val="007D7729"/>
    <w:rsid w:val="007E15B4"/>
    <w:rsid w:val="007E2EF2"/>
    <w:rsid w:val="007E5B14"/>
    <w:rsid w:val="007E62FB"/>
    <w:rsid w:val="007E6782"/>
    <w:rsid w:val="007F0012"/>
    <w:rsid w:val="007F00C3"/>
    <w:rsid w:val="007F0C46"/>
    <w:rsid w:val="007F48D0"/>
    <w:rsid w:val="007F5BF8"/>
    <w:rsid w:val="007F7AD8"/>
    <w:rsid w:val="00801B56"/>
    <w:rsid w:val="008039ED"/>
    <w:rsid w:val="00804A7C"/>
    <w:rsid w:val="00804E66"/>
    <w:rsid w:val="00807119"/>
    <w:rsid w:val="00807684"/>
    <w:rsid w:val="00810BAC"/>
    <w:rsid w:val="00810ED5"/>
    <w:rsid w:val="00811171"/>
    <w:rsid w:val="00811980"/>
    <w:rsid w:val="008126BA"/>
    <w:rsid w:val="008129C2"/>
    <w:rsid w:val="00815A80"/>
    <w:rsid w:val="00816139"/>
    <w:rsid w:val="008172E9"/>
    <w:rsid w:val="008176C1"/>
    <w:rsid w:val="00820895"/>
    <w:rsid w:val="008274C0"/>
    <w:rsid w:val="0083344B"/>
    <w:rsid w:val="00833FFE"/>
    <w:rsid w:val="00834C3D"/>
    <w:rsid w:val="00834E32"/>
    <w:rsid w:val="0083562D"/>
    <w:rsid w:val="00835836"/>
    <w:rsid w:val="008378EE"/>
    <w:rsid w:val="00840DA3"/>
    <w:rsid w:val="00841B10"/>
    <w:rsid w:val="00841B60"/>
    <w:rsid w:val="00842037"/>
    <w:rsid w:val="00842C4B"/>
    <w:rsid w:val="00843E4A"/>
    <w:rsid w:val="00844982"/>
    <w:rsid w:val="00845393"/>
    <w:rsid w:val="00845585"/>
    <w:rsid w:val="0084614E"/>
    <w:rsid w:val="008463A1"/>
    <w:rsid w:val="00847412"/>
    <w:rsid w:val="00850659"/>
    <w:rsid w:val="00850E51"/>
    <w:rsid w:val="00855408"/>
    <w:rsid w:val="00855E4B"/>
    <w:rsid w:val="008561F6"/>
    <w:rsid w:val="00856303"/>
    <w:rsid w:val="008566EA"/>
    <w:rsid w:val="00860A8C"/>
    <w:rsid w:val="00860D79"/>
    <w:rsid w:val="00862AD4"/>
    <w:rsid w:val="00862BBC"/>
    <w:rsid w:val="008632B2"/>
    <w:rsid w:val="0086467A"/>
    <w:rsid w:val="00867095"/>
    <w:rsid w:val="008674BE"/>
    <w:rsid w:val="0087266C"/>
    <w:rsid w:val="00872CEE"/>
    <w:rsid w:val="0087389E"/>
    <w:rsid w:val="00873CCA"/>
    <w:rsid w:val="008750DE"/>
    <w:rsid w:val="00881506"/>
    <w:rsid w:val="00881E15"/>
    <w:rsid w:val="008844C6"/>
    <w:rsid w:val="00886E67"/>
    <w:rsid w:val="008872DA"/>
    <w:rsid w:val="00887BC8"/>
    <w:rsid w:val="008901BF"/>
    <w:rsid w:val="0089067C"/>
    <w:rsid w:val="008915D8"/>
    <w:rsid w:val="00891DF7"/>
    <w:rsid w:val="00893ACC"/>
    <w:rsid w:val="008A129C"/>
    <w:rsid w:val="008A2072"/>
    <w:rsid w:val="008A20CB"/>
    <w:rsid w:val="008A5473"/>
    <w:rsid w:val="008A5543"/>
    <w:rsid w:val="008B0A1A"/>
    <w:rsid w:val="008B0E13"/>
    <w:rsid w:val="008B5C5C"/>
    <w:rsid w:val="008B7117"/>
    <w:rsid w:val="008B73FF"/>
    <w:rsid w:val="008B7F45"/>
    <w:rsid w:val="008C02E6"/>
    <w:rsid w:val="008C0348"/>
    <w:rsid w:val="008C364B"/>
    <w:rsid w:val="008C3CF5"/>
    <w:rsid w:val="008C3F17"/>
    <w:rsid w:val="008C44B2"/>
    <w:rsid w:val="008C4F20"/>
    <w:rsid w:val="008C55B3"/>
    <w:rsid w:val="008C576F"/>
    <w:rsid w:val="008D1DD2"/>
    <w:rsid w:val="008D36DB"/>
    <w:rsid w:val="008D3DCF"/>
    <w:rsid w:val="008D7542"/>
    <w:rsid w:val="008E0F02"/>
    <w:rsid w:val="008E2405"/>
    <w:rsid w:val="008E38FB"/>
    <w:rsid w:val="008E7002"/>
    <w:rsid w:val="008E7EFD"/>
    <w:rsid w:val="008F1605"/>
    <w:rsid w:val="008F1EEB"/>
    <w:rsid w:val="008F22A9"/>
    <w:rsid w:val="008F30E3"/>
    <w:rsid w:val="008F337C"/>
    <w:rsid w:val="008F5123"/>
    <w:rsid w:val="008F624E"/>
    <w:rsid w:val="008F6D1B"/>
    <w:rsid w:val="008F7C90"/>
    <w:rsid w:val="009003D3"/>
    <w:rsid w:val="00900720"/>
    <w:rsid w:val="0090123F"/>
    <w:rsid w:val="00901CE8"/>
    <w:rsid w:val="00902459"/>
    <w:rsid w:val="00903D6B"/>
    <w:rsid w:val="0090494B"/>
    <w:rsid w:val="00906879"/>
    <w:rsid w:val="009078A5"/>
    <w:rsid w:val="009101B1"/>
    <w:rsid w:val="00914A84"/>
    <w:rsid w:val="0091566D"/>
    <w:rsid w:val="009160ED"/>
    <w:rsid w:val="00916C51"/>
    <w:rsid w:val="00917752"/>
    <w:rsid w:val="00921CDA"/>
    <w:rsid w:val="00921E2E"/>
    <w:rsid w:val="009220CA"/>
    <w:rsid w:val="00925316"/>
    <w:rsid w:val="009272AA"/>
    <w:rsid w:val="00930289"/>
    <w:rsid w:val="00933E44"/>
    <w:rsid w:val="00934093"/>
    <w:rsid w:val="009365A7"/>
    <w:rsid w:val="00937291"/>
    <w:rsid w:val="009404C6"/>
    <w:rsid w:val="0094221C"/>
    <w:rsid w:val="009426E4"/>
    <w:rsid w:val="00944F54"/>
    <w:rsid w:val="00947077"/>
    <w:rsid w:val="00947FAE"/>
    <w:rsid w:val="009502A8"/>
    <w:rsid w:val="00950D31"/>
    <w:rsid w:val="00952226"/>
    <w:rsid w:val="0095277B"/>
    <w:rsid w:val="0095389A"/>
    <w:rsid w:val="0095409D"/>
    <w:rsid w:val="00956D20"/>
    <w:rsid w:val="00957C67"/>
    <w:rsid w:val="009610F6"/>
    <w:rsid w:val="0096286B"/>
    <w:rsid w:val="00962BAB"/>
    <w:rsid w:val="00963688"/>
    <w:rsid w:val="00963F81"/>
    <w:rsid w:val="009640E5"/>
    <w:rsid w:val="00965B3F"/>
    <w:rsid w:val="009718DA"/>
    <w:rsid w:val="00971A4E"/>
    <w:rsid w:val="009728F8"/>
    <w:rsid w:val="0097335D"/>
    <w:rsid w:val="00973892"/>
    <w:rsid w:val="009739CB"/>
    <w:rsid w:val="009759A2"/>
    <w:rsid w:val="009773ED"/>
    <w:rsid w:val="00977969"/>
    <w:rsid w:val="009802EE"/>
    <w:rsid w:val="00980F06"/>
    <w:rsid w:val="00981425"/>
    <w:rsid w:val="00983239"/>
    <w:rsid w:val="00983B77"/>
    <w:rsid w:val="00983DEA"/>
    <w:rsid w:val="0098470B"/>
    <w:rsid w:val="00985786"/>
    <w:rsid w:val="009857F9"/>
    <w:rsid w:val="00986256"/>
    <w:rsid w:val="009925C7"/>
    <w:rsid w:val="009936CB"/>
    <w:rsid w:val="00994424"/>
    <w:rsid w:val="009947D6"/>
    <w:rsid w:val="00994D0B"/>
    <w:rsid w:val="009A0256"/>
    <w:rsid w:val="009A0B83"/>
    <w:rsid w:val="009A108F"/>
    <w:rsid w:val="009A11C4"/>
    <w:rsid w:val="009A3ACB"/>
    <w:rsid w:val="009A462D"/>
    <w:rsid w:val="009A6952"/>
    <w:rsid w:val="009A6BA5"/>
    <w:rsid w:val="009A6EFB"/>
    <w:rsid w:val="009A7C72"/>
    <w:rsid w:val="009B03CE"/>
    <w:rsid w:val="009B3D74"/>
    <w:rsid w:val="009B6B2D"/>
    <w:rsid w:val="009B7FA4"/>
    <w:rsid w:val="009C00E5"/>
    <w:rsid w:val="009C2C8A"/>
    <w:rsid w:val="009C35C5"/>
    <w:rsid w:val="009C387B"/>
    <w:rsid w:val="009C44E0"/>
    <w:rsid w:val="009C5AF2"/>
    <w:rsid w:val="009C6138"/>
    <w:rsid w:val="009C6187"/>
    <w:rsid w:val="009C6525"/>
    <w:rsid w:val="009D0065"/>
    <w:rsid w:val="009D0D0B"/>
    <w:rsid w:val="009D218F"/>
    <w:rsid w:val="009D462D"/>
    <w:rsid w:val="009D4DF4"/>
    <w:rsid w:val="009D4EDD"/>
    <w:rsid w:val="009D5889"/>
    <w:rsid w:val="009D6527"/>
    <w:rsid w:val="009D6DF4"/>
    <w:rsid w:val="009D7DE0"/>
    <w:rsid w:val="009E2C03"/>
    <w:rsid w:val="009E30A8"/>
    <w:rsid w:val="009E4063"/>
    <w:rsid w:val="009E5A5C"/>
    <w:rsid w:val="009E6F30"/>
    <w:rsid w:val="009F036D"/>
    <w:rsid w:val="009F078B"/>
    <w:rsid w:val="009F16A1"/>
    <w:rsid w:val="009F2205"/>
    <w:rsid w:val="009F34BE"/>
    <w:rsid w:val="009F5C7A"/>
    <w:rsid w:val="009F67DD"/>
    <w:rsid w:val="009F755F"/>
    <w:rsid w:val="00A0165A"/>
    <w:rsid w:val="00A02741"/>
    <w:rsid w:val="00A02DF5"/>
    <w:rsid w:val="00A03626"/>
    <w:rsid w:val="00A03A8F"/>
    <w:rsid w:val="00A05A5A"/>
    <w:rsid w:val="00A10349"/>
    <w:rsid w:val="00A1038A"/>
    <w:rsid w:val="00A105C4"/>
    <w:rsid w:val="00A11647"/>
    <w:rsid w:val="00A11C8A"/>
    <w:rsid w:val="00A12EBB"/>
    <w:rsid w:val="00A13961"/>
    <w:rsid w:val="00A14949"/>
    <w:rsid w:val="00A175FB"/>
    <w:rsid w:val="00A21E9C"/>
    <w:rsid w:val="00A22A2E"/>
    <w:rsid w:val="00A22C74"/>
    <w:rsid w:val="00A2579E"/>
    <w:rsid w:val="00A264CE"/>
    <w:rsid w:val="00A30C05"/>
    <w:rsid w:val="00A30FEB"/>
    <w:rsid w:val="00A325BF"/>
    <w:rsid w:val="00A3434A"/>
    <w:rsid w:val="00A34C35"/>
    <w:rsid w:val="00A35B6E"/>
    <w:rsid w:val="00A35F1F"/>
    <w:rsid w:val="00A364E7"/>
    <w:rsid w:val="00A36532"/>
    <w:rsid w:val="00A36832"/>
    <w:rsid w:val="00A368E7"/>
    <w:rsid w:val="00A37E49"/>
    <w:rsid w:val="00A40B34"/>
    <w:rsid w:val="00A40C20"/>
    <w:rsid w:val="00A40C9B"/>
    <w:rsid w:val="00A40E30"/>
    <w:rsid w:val="00A4191D"/>
    <w:rsid w:val="00A425CE"/>
    <w:rsid w:val="00A4315D"/>
    <w:rsid w:val="00A435D7"/>
    <w:rsid w:val="00A4562D"/>
    <w:rsid w:val="00A458A0"/>
    <w:rsid w:val="00A47F45"/>
    <w:rsid w:val="00A50FA2"/>
    <w:rsid w:val="00A51B64"/>
    <w:rsid w:val="00A53277"/>
    <w:rsid w:val="00A53340"/>
    <w:rsid w:val="00A54D6D"/>
    <w:rsid w:val="00A54EBD"/>
    <w:rsid w:val="00A5588D"/>
    <w:rsid w:val="00A579EF"/>
    <w:rsid w:val="00A62E9F"/>
    <w:rsid w:val="00A666AC"/>
    <w:rsid w:val="00A66FC2"/>
    <w:rsid w:val="00A70760"/>
    <w:rsid w:val="00A710C8"/>
    <w:rsid w:val="00A71D05"/>
    <w:rsid w:val="00A723BD"/>
    <w:rsid w:val="00A7571D"/>
    <w:rsid w:val="00A75E07"/>
    <w:rsid w:val="00A7625B"/>
    <w:rsid w:val="00A7678F"/>
    <w:rsid w:val="00A82427"/>
    <w:rsid w:val="00A834C0"/>
    <w:rsid w:val="00A84A71"/>
    <w:rsid w:val="00A853EE"/>
    <w:rsid w:val="00A86E6A"/>
    <w:rsid w:val="00A87E81"/>
    <w:rsid w:val="00A9101A"/>
    <w:rsid w:val="00A92943"/>
    <w:rsid w:val="00A93595"/>
    <w:rsid w:val="00A95F7C"/>
    <w:rsid w:val="00A97678"/>
    <w:rsid w:val="00A979B9"/>
    <w:rsid w:val="00A97F92"/>
    <w:rsid w:val="00AA1B76"/>
    <w:rsid w:val="00AA2B22"/>
    <w:rsid w:val="00AA55C4"/>
    <w:rsid w:val="00AA6046"/>
    <w:rsid w:val="00AA6252"/>
    <w:rsid w:val="00AA6A36"/>
    <w:rsid w:val="00AA6CDA"/>
    <w:rsid w:val="00AA70BD"/>
    <w:rsid w:val="00AB0A1C"/>
    <w:rsid w:val="00AB0ADF"/>
    <w:rsid w:val="00AB1444"/>
    <w:rsid w:val="00AB1BE3"/>
    <w:rsid w:val="00AB1CC8"/>
    <w:rsid w:val="00AB3221"/>
    <w:rsid w:val="00AB5AD8"/>
    <w:rsid w:val="00AB61EF"/>
    <w:rsid w:val="00AC049B"/>
    <w:rsid w:val="00AC0A3B"/>
    <w:rsid w:val="00AC14C7"/>
    <w:rsid w:val="00AC18DE"/>
    <w:rsid w:val="00AC43B8"/>
    <w:rsid w:val="00AC4E7F"/>
    <w:rsid w:val="00AC5C28"/>
    <w:rsid w:val="00AC6593"/>
    <w:rsid w:val="00AC76B1"/>
    <w:rsid w:val="00AD106D"/>
    <w:rsid w:val="00AD11FF"/>
    <w:rsid w:val="00AD142B"/>
    <w:rsid w:val="00AD3613"/>
    <w:rsid w:val="00AD5CCB"/>
    <w:rsid w:val="00AD6A0F"/>
    <w:rsid w:val="00AD6B77"/>
    <w:rsid w:val="00AD6B89"/>
    <w:rsid w:val="00AD74E4"/>
    <w:rsid w:val="00AE213B"/>
    <w:rsid w:val="00AE2D50"/>
    <w:rsid w:val="00AE4A14"/>
    <w:rsid w:val="00AE4A81"/>
    <w:rsid w:val="00AE4FF7"/>
    <w:rsid w:val="00AE6121"/>
    <w:rsid w:val="00AE66B0"/>
    <w:rsid w:val="00AE6FE1"/>
    <w:rsid w:val="00AF118A"/>
    <w:rsid w:val="00AF1D23"/>
    <w:rsid w:val="00AF226E"/>
    <w:rsid w:val="00AF24A2"/>
    <w:rsid w:val="00AF2721"/>
    <w:rsid w:val="00AF4DAC"/>
    <w:rsid w:val="00AF7583"/>
    <w:rsid w:val="00AF7FEA"/>
    <w:rsid w:val="00B00B4E"/>
    <w:rsid w:val="00B00D86"/>
    <w:rsid w:val="00B010FF"/>
    <w:rsid w:val="00B0283F"/>
    <w:rsid w:val="00B04315"/>
    <w:rsid w:val="00B061A1"/>
    <w:rsid w:val="00B10490"/>
    <w:rsid w:val="00B11595"/>
    <w:rsid w:val="00B12028"/>
    <w:rsid w:val="00B12220"/>
    <w:rsid w:val="00B139DB"/>
    <w:rsid w:val="00B16E11"/>
    <w:rsid w:val="00B20309"/>
    <w:rsid w:val="00B20562"/>
    <w:rsid w:val="00B20C41"/>
    <w:rsid w:val="00B20F24"/>
    <w:rsid w:val="00B21E8B"/>
    <w:rsid w:val="00B22339"/>
    <w:rsid w:val="00B23180"/>
    <w:rsid w:val="00B232A3"/>
    <w:rsid w:val="00B237D3"/>
    <w:rsid w:val="00B26281"/>
    <w:rsid w:val="00B3086F"/>
    <w:rsid w:val="00B309E7"/>
    <w:rsid w:val="00B30FE8"/>
    <w:rsid w:val="00B3278A"/>
    <w:rsid w:val="00B32D96"/>
    <w:rsid w:val="00B35B2C"/>
    <w:rsid w:val="00B35FDC"/>
    <w:rsid w:val="00B363E8"/>
    <w:rsid w:val="00B36D14"/>
    <w:rsid w:val="00B37ED8"/>
    <w:rsid w:val="00B416C3"/>
    <w:rsid w:val="00B41B54"/>
    <w:rsid w:val="00B41F96"/>
    <w:rsid w:val="00B421C2"/>
    <w:rsid w:val="00B43D7C"/>
    <w:rsid w:val="00B45EA5"/>
    <w:rsid w:val="00B52249"/>
    <w:rsid w:val="00B53139"/>
    <w:rsid w:val="00B55B2E"/>
    <w:rsid w:val="00B55C4A"/>
    <w:rsid w:val="00B6135E"/>
    <w:rsid w:val="00B6166D"/>
    <w:rsid w:val="00B61A2B"/>
    <w:rsid w:val="00B61E94"/>
    <w:rsid w:val="00B660A1"/>
    <w:rsid w:val="00B67795"/>
    <w:rsid w:val="00B707F1"/>
    <w:rsid w:val="00B70820"/>
    <w:rsid w:val="00B708BF"/>
    <w:rsid w:val="00B722C0"/>
    <w:rsid w:val="00B72D17"/>
    <w:rsid w:val="00B73DDB"/>
    <w:rsid w:val="00B74B38"/>
    <w:rsid w:val="00B75D62"/>
    <w:rsid w:val="00B76DA9"/>
    <w:rsid w:val="00B80EAB"/>
    <w:rsid w:val="00B82CEA"/>
    <w:rsid w:val="00B86E1D"/>
    <w:rsid w:val="00B87088"/>
    <w:rsid w:val="00B871A7"/>
    <w:rsid w:val="00B877D5"/>
    <w:rsid w:val="00B90520"/>
    <w:rsid w:val="00B93458"/>
    <w:rsid w:val="00B94065"/>
    <w:rsid w:val="00B94684"/>
    <w:rsid w:val="00B949B5"/>
    <w:rsid w:val="00B962FF"/>
    <w:rsid w:val="00B96976"/>
    <w:rsid w:val="00B96979"/>
    <w:rsid w:val="00B96F0A"/>
    <w:rsid w:val="00BA2F29"/>
    <w:rsid w:val="00BA4071"/>
    <w:rsid w:val="00BA512B"/>
    <w:rsid w:val="00BA5470"/>
    <w:rsid w:val="00BA5C64"/>
    <w:rsid w:val="00BA5D63"/>
    <w:rsid w:val="00BA5FEE"/>
    <w:rsid w:val="00BA6883"/>
    <w:rsid w:val="00BA702F"/>
    <w:rsid w:val="00BB1BBE"/>
    <w:rsid w:val="00BB1DD5"/>
    <w:rsid w:val="00BB22C9"/>
    <w:rsid w:val="00BB2CC0"/>
    <w:rsid w:val="00BB3ACD"/>
    <w:rsid w:val="00BB3CC4"/>
    <w:rsid w:val="00BB7AB8"/>
    <w:rsid w:val="00BC0D88"/>
    <w:rsid w:val="00BC1DA9"/>
    <w:rsid w:val="00BC1DB4"/>
    <w:rsid w:val="00BC557F"/>
    <w:rsid w:val="00BC60AE"/>
    <w:rsid w:val="00BC6310"/>
    <w:rsid w:val="00BC64FC"/>
    <w:rsid w:val="00BC6DEA"/>
    <w:rsid w:val="00BC7208"/>
    <w:rsid w:val="00BC7315"/>
    <w:rsid w:val="00BC7854"/>
    <w:rsid w:val="00BD12EC"/>
    <w:rsid w:val="00BD182E"/>
    <w:rsid w:val="00BD209A"/>
    <w:rsid w:val="00BD31C3"/>
    <w:rsid w:val="00BD4923"/>
    <w:rsid w:val="00BD50CE"/>
    <w:rsid w:val="00BD62BB"/>
    <w:rsid w:val="00BD773E"/>
    <w:rsid w:val="00BD7ED1"/>
    <w:rsid w:val="00BE03ED"/>
    <w:rsid w:val="00BE32EF"/>
    <w:rsid w:val="00BE5413"/>
    <w:rsid w:val="00BE6493"/>
    <w:rsid w:val="00BE6B4D"/>
    <w:rsid w:val="00BE6EEC"/>
    <w:rsid w:val="00BF0AEB"/>
    <w:rsid w:val="00BF194F"/>
    <w:rsid w:val="00BF1B14"/>
    <w:rsid w:val="00BF1F8B"/>
    <w:rsid w:val="00BF2214"/>
    <w:rsid w:val="00BF2A1F"/>
    <w:rsid w:val="00BF2CA7"/>
    <w:rsid w:val="00BF3FAB"/>
    <w:rsid w:val="00BF54E8"/>
    <w:rsid w:val="00BF5846"/>
    <w:rsid w:val="00BF5DBB"/>
    <w:rsid w:val="00BF5F9C"/>
    <w:rsid w:val="00BF6D84"/>
    <w:rsid w:val="00BF6EC4"/>
    <w:rsid w:val="00BF7EF8"/>
    <w:rsid w:val="00C000DE"/>
    <w:rsid w:val="00C003D8"/>
    <w:rsid w:val="00C035EB"/>
    <w:rsid w:val="00C042D3"/>
    <w:rsid w:val="00C043FE"/>
    <w:rsid w:val="00C04E84"/>
    <w:rsid w:val="00C0588B"/>
    <w:rsid w:val="00C07014"/>
    <w:rsid w:val="00C0752F"/>
    <w:rsid w:val="00C076D0"/>
    <w:rsid w:val="00C10418"/>
    <w:rsid w:val="00C1082C"/>
    <w:rsid w:val="00C11263"/>
    <w:rsid w:val="00C14838"/>
    <w:rsid w:val="00C177DE"/>
    <w:rsid w:val="00C17E66"/>
    <w:rsid w:val="00C2019D"/>
    <w:rsid w:val="00C21907"/>
    <w:rsid w:val="00C22644"/>
    <w:rsid w:val="00C233B3"/>
    <w:rsid w:val="00C235C8"/>
    <w:rsid w:val="00C2394E"/>
    <w:rsid w:val="00C25669"/>
    <w:rsid w:val="00C2582F"/>
    <w:rsid w:val="00C25C4A"/>
    <w:rsid w:val="00C26854"/>
    <w:rsid w:val="00C2763E"/>
    <w:rsid w:val="00C30725"/>
    <w:rsid w:val="00C30FAF"/>
    <w:rsid w:val="00C3183E"/>
    <w:rsid w:val="00C31AE9"/>
    <w:rsid w:val="00C31D54"/>
    <w:rsid w:val="00C31E32"/>
    <w:rsid w:val="00C31E51"/>
    <w:rsid w:val="00C327DD"/>
    <w:rsid w:val="00C35728"/>
    <w:rsid w:val="00C35E82"/>
    <w:rsid w:val="00C37A69"/>
    <w:rsid w:val="00C37B03"/>
    <w:rsid w:val="00C37ECB"/>
    <w:rsid w:val="00C4229B"/>
    <w:rsid w:val="00C426EF"/>
    <w:rsid w:val="00C43C6F"/>
    <w:rsid w:val="00C44DA2"/>
    <w:rsid w:val="00C45922"/>
    <w:rsid w:val="00C46406"/>
    <w:rsid w:val="00C46AE5"/>
    <w:rsid w:val="00C4703D"/>
    <w:rsid w:val="00C471E1"/>
    <w:rsid w:val="00C47DE4"/>
    <w:rsid w:val="00C51071"/>
    <w:rsid w:val="00C52C96"/>
    <w:rsid w:val="00C556A3"/>
    <w:rsid w:val="00C5574B"/>
    <w:rsid w:val="00C55CD9"/>
    <w:rsid w:val="00C57903"/>
    <w:rsid w:val="00C61843"/>
    <w:rsid w:val="00C6352F"/>
    <w:rsid w:val="00C63D72"/>
    <w:rsid w:val="00C63E64"/>
    <w:rsid w:val="00C640C9"/>
    <w:rsid w:val="00C643CA"/>
    <w:rsid w:val="00C645C3"/>
    <w:rsid w:val="00C647F0"/>
    <w:rsid w:val="00C67581"/>
    <w:rsid w:val="00C714FE"/>
    <w:rsid w:val="00C718E9"/>
    <w:rsid w:val="00C723B5"/>
    <w:rsid w:val="00C72B79"/>
    <w:rsid w:val="00C73D60"/>
    <w:rsid w:val="00C749C5"/>
    <w:rsid w:val="00C74C72"/>
    <w:rsid w:val="00C767DF"/>
    <w:rsid w:val="00C7689A"/>
    <w:rsid w:val="00C8009A"/>
    <w:rsid w:val="00C83526"/>
    <w:rsid w:val="00C83538"/>
    <w:rsid w:val="00C8386D"/>
    <w:rsid w:val="00C9007B"/>
    <w:rsid w:val="00C9287A"/>
    <w:rsid w:val="00C92C3B"/>
    <w:rsid w:val="00C92DC7"/>
    <w:rsid w:val="00C948B0"/>
    <w:rsid w:val="00C95952"/>
    <w:rsid w:val="00C97368"/>
    <w:rsid w:val="00CA1E73"/>
    <w:rsid w:val="00CA2725"/>
    <w:rsid w:val="00CA38A4"/>
    <w:rsid w:val="00CA4439"/>
    <w:rsid w:val="00CA6861"/>
    <w:rsid w:val="00CB0109"/>
    <w:rsid w:val="00CB103F"/>
    <w:rsid w:val="00CB13BD"/>
    <w:rsid w:val="00CB1A9A"/>
    <w:rsid w:val="00CB2CD2"/>
    <w:rsid w:val="00CB383A"/>
    <w:rsid w:val="00CB3D7F"/>
    <w:rsid w:val="00CB4709"/>
    <w:rsid w:val="00CB534E"/>
    <w:rsid w:val="00CB54A3"/>
    <w:rsid w:val="00CB7C90"/>
    <w:rsid w:val="00CC20A0"/>
    <w:rsid w:val="00CC34F3"/>
    <w:rsid w:val="00CD0001"/>
    <w:rsid w:val="00CD150F"/>
    <w:rsid w:val="00CD1E13"/>
    <w:rsid w:val="00CD2ACB"/>
    <w:rsid w:val="00CD383C"/>
    <w:rsid w:val="00CD3E66"/>
    <w:rsid w:val="00CD581A"/>
    <w:rsid w:val="00CD6251"/>
    <w:rsid w:val="00CD7822"/>
    <w:rsid w:val="00CE0439"/>
    <w:rsid w:val="00CE079F"/>
    <w:rsid w:val="00CE1054"/>
    <w:rsid w:val="00CE1CEC"/>
    <w:rsid w:val="00CE20A5"/>
    <w:rsid w:val="00CE2640"/>
    <w:rsid w:val="00CE28B8"/>
    <w:rsid w:val="00CE3FBA"/>
    <w:rsid w:val="00CE66F4"/>
    <w:rsid w:val="00CE753E"/>
    <w:rsid w:val="00CE781E"/>
    <w:rsid w:val="00CF38DC"/>
    <w:rsid w:val="00CF527A"/>
    <w:rsid w:val="00CF55F4"/>
    <w:rsid w:val="00CF6056"/>
    <w:rsid w:val="00CF666A"/>
    <w:rsid w:val="00CF7CEE"/>
    <w:rsid w:val="00D00E28"/>
    <w:rsid w:val="00D00FFD"/>
    <w:rsid w:val="00D010F0"/>
    <w:rsid w:val="00D04990"/>
    <w:rsid w:val="00D04A7F"/>
    <w:rsid w:val="00D075B0"/>
    <w:rsid w:val="00D100CF"/>
    <w:rsid w:val="00D1017D"/>
    <w:rsid w:val="00D10668"/>
    <w:rsid w:val="00D10DA7"/>
    <w:rsid w:val="00D11ED0"/>
    <w:rsid w:val="00D11F21"/>
    <w:rsid w:val="00D12843"/>
    <w:rsid w:val="00D15196"/>
    <w:rsid w:val="00D1644B"/>
    <w:rsid w:val="00D211DB"/>
    <w:rsid w:val="00D21FCD"/>
    <w:rsid w:val="00D22798"/>
    <w:rsid w:val="00D22FB1"/>
    <w:rsid w:val="00D2396B"/>
    <w:rsid w:val="00D250A8"/>
    <w:rsid w:val="00D25F94"/>
    <w:rsid w:val="00D26AE2"/>
    <w:rsid w:val="00D26CD8"/>
    <w:rsid w:val="00D27206"/>
    <w:rsid w:val="00D277E7"/>
    <w:rsid w:val="00D27B37"/>
    <w:rsid w:val="00D3095C"/>
    <w:rsid w:val="00D310A5"/>
    <w:rsid w:val="00D32453"/>
    <w:rsid w:val="00D34504"/>
    <w:rsid w:val="00D3506B"/>
    <w:rsid w:val="00D3565D"/>
    <w:rsid w:val="00D373A8"/>
    <w:rsid w:val="00D37E7C"/>
    <w:rsid w:val="00D4029A"/>
    <w:rsid w:val="00D41529"/>
    <w:rsid w:val="00D41FAE"/>
    <w:rsid w:val="00D4319A"/>
    <w:rsid w:val="00D454AD"/>
    <w:rsid w:val="00D463F2"/>
    <w:rsid w:val="00D4645D"/>
    <w:rsid w:val="00D46572"/>
    <w:rsid w:val="00D46DB0"/>
    <w:rsid w:val="00D5069B"/>
    <w:rsid w:val="00D511F6"/>
    <w:rsid w:val="00D51A0D"/>
    <w:rsid w:val="00D530D7"/>
    <w:rsid w:val="00D543F1"/>
    <w:rsid w:val="00D54800"/>
    <w:rsid w:val="00D551F0"/>
    <w:rsid w:val="00D5634E"/>
    <w:rsid w:val="00D56C4F"/>
    <w:rsid w:val="00D601FE"/>
    <w:rsid w:val="00D607CE"/>
    <w:rsid w:val="00D60D10"/>
    <w:rsid w:val="00D611A1"/>
    <w:rsid w:val="00D62091"/>
    <w:rsid w:val="00D6302F"/>
    <w:rsid w:val="00D71072"/>
    <w:rsid w:val="00D73387"/>
    <w:rsid w:val="00D73F91"/>
    <w:rsid w:val="00D80323"/>
    <w:rsid w:val="00D81609"/>
    <w:rsid w:val="00D8299D"/>
    <w:rsid w:val="00D836E3"/>
    <w:rsid w:val="00D84516"/>
    <w:rsid w:val="00D85E1A"/>
    <w:rsid w:val="00D86C00"/>
    <w:rsid w:val="00D90CDE"/>
    <w:rsid w:val="00D90FA1"/>
    <w:rsid w:val="00D918B5"/>
    <w:rsid w:val="00D9197D"/>
    <w:rsid w:val="00D946A3"/>
    <w:rsid w:val="00D94F38"/>
    <w:rsid w:val="00DA0921"/>
    <w:rsid w:val="00DA0FAF"/>
    <w:rsid w:val="00DA2C0F"/>
    <w:rsid w:val="00DA350A"/>
    <w:rsid w:val="00DB090E"/>
    <w:rsid w:val="00DB1522"/>
    <w:rsid w:val="00DB3231"/>
    <w:rsid w:val="00DB4246"/>
    <w:rsid w:val="00DB4262"/>
    <w:rsid w:val="00DB5FBF"/>
    <w:rsid w:val="00DB638B"/>
    <w:rsid w:val="00DB7639"/>
    <w:rsid w:val="00DC0968"/>
    <w:rsid w:val="00DC2513"/>
    <w:rsid w:val="00DC26B5"/>
    <w:rsid w:val="00DC4F9D"/>
    <w:rsid w:val="00DC5807"/>
    <w:rsid w:val="00DC5E23"/>
    <w:rsid w:val="00DC7A2F"/>
    <w:rsid w:val="00DD058E"/>
    <w:rsid w:val="00DD07D6"/>
    <w:rsid w:val="00DD089D"/>
    <w:rsid w:val="00DD32A0"/>
    <w:rsid w:val="00DD35B2"/>
    <w:rsid w:val="00DD37A6"/>
    <w:rsid w:val="00DD3D06"/>
    <w:rsid w:val="00DD51D1"/>
    <w:rsid w:val="00DD5DFF"/>
    <w:rsid w:val="00DE060B"/>
    <w:rsid w:val="00DE0A73"/>
    <w:rsid w:val="00DE0CA3"/>
    <w:rsid w:val="00DE1C3D"/>
    <w:rsid w:val="00DE27CE"/>
    <w:rsid w:val="00DE32B1"/>
    <w:rsid w:val="00DE365A"/>
    <w:rsid w:val="00DE3807"/>
    <w:rsid w:val="00DE3D80"/>
    <w:rsid w:val="00DE47FD"/>
    <w:rsid w:val="00DE5908"/>
    <w:rsid w:val="00DE5D81"/>
    <w:rsid w:val="00DE60A3"/>
    <w:rsid w:val="00DF0176"/>
    <w:rsid w:val="00DF22F8"/>
    <w:rsid w:val="00DF2DD9"/>
    <w:rsid w:val="00DF350C"/>
    <w:rsid w:val="00DF3CDE"/>
    <w:rsid w:val="00DF4384"/>
    <w:rsid w:val="00DF458A"/>
    <w:rsid w:val="00DF4B35"/>
    <w:rsid w:val="00DF60B5"/>
    <w:rsid w:val="00DF74CC"/>
    <w:rsid w:val="00E0042B"/>
    <w:rsid w:val="00E00778"/>
    <w:rsid w:val="00E01E3E"/>
    <w:rsid w:val="00E023E0"/>
    <w:rsid w:val="00E0267A"/>
    <w:rsid w:val="00E043CA"/>
    <w:rsid w:val="00E04E46"/>
    <w:rsid w:val="00E04F3E"/>
    <w:rsid w:val="00E050B6"/>
    <w:rsid w:val="00E069F8"/>
    <w:rsid w:val="00E0705B"/>
    <w:rsid w:val="00E11314"/>
    <w:rsid w:val="00E12C22"/>
    <w:rsid w:val="00E12E06"/>
    <w:rsid w:val="00E145C3"/>
    <w:rsid w:val="00E159C7"/>
    <w:rsid w:val="00E16279"/>
    <w:rsid w:val="00E173E4"/>
    <w:rsid w:val="00E17B5D"/>
    <w:rsid w:val="00E17D03"/>
    <w:rsid w:val="00E2086E"/>
    <w:rsid w:val="00E21A21"/>
    <w:rsid w:val="00E22A51"/>
    <w:rsid w:val="00E23E16"/>
    <w:rsid w:val="00E24240"/>
    <w:rsid w:val="00E269BB"/>
    <w:rsid w:val="00E2712B"/>
    <w:rsid w:val="00E27971"/>
    <w:rsid w:val="00E27C36"/>
    <w:rsid w:val="00E30E6A"/>
    <w:rsid w:val="00E32BC4"/>
    <w:rsid w:val="00E33E48"/>
    <w:rsid w:val="00E34B9E"/>
    <w:rsid w:val="00E43FAE"/>
    <w:rsid w:val="00E4734C"/>
    <w:rsid w:val="00E47F0A"/>
    <w:rsid w:val="00E47F2E"/>
    <w:rsid w:val="00E5312C"/>
    <w:rsid w:val="00E53E1C"/>
    <w:rsid w:val="00E54E03"/>
    <w:rsid w:val="00E5795C"/>
    <w:rsid w:val="00E57A15"/>
    <w:rsid w:val="00E57D8C"/>
    <w:rsid w:val="00E6010F"/>
    <w:rsid w:val="00E610D3"/>
    <w:rsid w:val="00E619B6"/>
    <w:rsid w:val="00E61C83"/>
    <w:rsid w:val="00E626D9"/>
    <w:rsid w:val="00E64DF9"/>
    <w:rsid w:val="00E66BEB"/>
    <w:rsid w:val="00E70DE1"/>
    <w:rsid w:val="00E710AC"/>
    <w:rsid w:val="00E723D5"/>
    <w:rsid w:val="00E72888"/>
    <w:rsid w:val="00E72E76"/>
    <w:rsid w:val="00E733E4"/>
    <w:rsid w:val="00E73A9B"/>
    <w:rsid w:val="00E73A9C"/>
    <w:rsid w:val="00E74B15"/>
    <w:rsid w:val="00E7783B"/>
    <w:rsid w:val="00E8196B"/>
    <w:rsid w:val="00E828AB"/>
    <w:rsid w:val="00E82F99"/>
    <w:rsid w:val="00E83582"/>
    <w:rsid w:val="00E84B87"/>
    <w:rsid w:val="00E85176"/>
    <w:rsid w:val="00E85319"/>
    <w:rsid w:val="00E853B6"/>
    <w:rsid w:val="00E93E35"/>
    <w:rsid w:val="00E95290"/>
    <w:rsid w:val="00E956E2"/>
    <w:rsid w:val="00E96EEF"/>
    <w:rsid w:val="00EA0C37"/>
    <w:rsid w:val="00EA1E99"/>
    <w:rsid w:val="00EA242E"/>
    <w:rsid w:val="00EA267F"/>
    <w:rsid w:val="00EA2F2F"/>
    <w:rsid w:val="00EA35FE"/>
    <w:rsid w:val="00EA36E6"/>
    <w:rsid w:val="00EA41AD"/>
    <w:rsid w:val="00EA436D"/>
    <w:rsid w:val="00EA5563"/>
    <w:rsid w:val="00EA78D8"/>
    <w:rsid w:val="00EB04C3"/>
    <w:rsid w:val="00EB24A5"/>
    <w:rsid w:val="00EB486A"/>
    <w:rsid w:val="00EB77B7"/>
    <w:rsid w:val="00EB7A3C"/>
    <w:rsid w:val="00EB7ADA"/>
    <w:rsid w:val="00EB7FD9"/>
    <w:rsid w:val="00EC0562"/>
    <w:rsid w:val="00EC1E4E"/>
    <w:rsid w:val="00EC4159"/>
    <w:rsid w:val="00EC4A44"/>
    <w:rsid w:val="00EC59F7"/>
    <w:rsid w:val="00EC5B68"/>
    <w:rsid w:val="00EC5B9D"/>
    <w:rsid w:val="00ED02B3"/>
    <w:rsid w:val="00ED34A2"/>
    <w:rsid w:val="00ED3A8E"/>
    <w:rsid w:val="00ED4ED6"/>
    <w:rsid w:val="00ED5B0F"/>
    <w:rsid w:val="00ED5C5D"/>
    <w:rsid w:val="00ED61B5"/>
    <w:rsid w:val="00ED6363"/>
    <w:rsid w:val="00ED63F0"/>
    <w:rsid w:val="00ED6C63"/>
    <w:rsid w:val="00ED7AC1"/>
    <w:rsid w:val="00EE2E82"/>
    <w:rsid w:val="00EE3052"/>
    <w:rsid w:val="00EE4133"/>
    <w:rsid w:val="00EE51F5"/>
    <w:rsid w:val="00EE5221"/>
    <w:rsid w:val="00EE5F47"/>
    <w:rsid w:val="00EF01D1"/>
    <w:rsid w:val="00EF1332"/>
    <w:rsid w:val="00EF17A3"/>
    <w:rsid w:val="00EF2DEC"/>
    <w:rsid w:val="00EF3437"/>
    <w:rsid w:val="00EF3528"/>
    <w:rsid w:val="00EF3AC2"/>
    <w:rsid w:val="00EF52BD"/>
    <w:rsid w:val="00EF5C48"/>
    <w:rsid w:val="00F001A5"/>
    <w:rsid w:val="00F02854"/>
    <w:rsid w:val="00F02AAC"/>
    <w:rsid w:val="00F0452A"/>
    <w:rsid w:val="00F05341"/>
    <w:rsid w:val="00F057FA"/>
    <w:rsid w:val="00F05850"/>
    <w:rsid w:val="00F06462"/>
    <w:rsid w:val="00F066FD"/>
    <w:rsid w:val="00F07063"/>
    <w:rsid w:val="00F076F2"/>
    <w:rsid w:val="00F07D61"/>
    <w:rsid w:val="00F07F25"/>
    <w:rsid w:val="00F10712"/>
    <w:rsid w:val="00F126C3"/>
    <w:rsid w:val="00F12A5B"/>
    <w:rsid w:val="00F14C57"/>
    <w:rsid w:val="00F16017"/>
    <w:rsid w:val="00F1652D"/>
    <w:rsid w:val="00F1775F"/>
    <w:rsid w:val="00F2173A"/>
    <w:rsid w:val="00F2364F"/>
    <w:rsid w:val="00F23A3C"/>
    <w:rsid w:val="00F23A96"/>
    <w:rsid w:val="00F23AB5"/>
    <w:rsid w:val="00F24BB5"/>
    <w:rsid w:val="00F25A79"/>
    <w:rsid w:val="00F26209"/>
    <w:rsid w:val="00F26713"/>
    <w:rsid w:val="00F26A9A"/>
    <w:rsid w:val="00F3148D"/>
    <w:rsid w:val="00F338BB"/>
    <w:rsid w:val="00F33C08"/>
    <w:rsid w:val="00F35400"/>
    <w:rsid w:val="00F3659C"/>
    <w:rsid w:val="00F37ABE"/>
    <w:rsid w:val="00F411C5"/>
    <w:rsid w:val="00F43E6F"/>
    <w:rsid w:val="00F44088"/>
    <w:rsid w:val="00F446D1"/>
    <w:rsid w:val="00F458B8"/>
    <w:rsid w:val="00F45C6D"/>
    <w:rsid w:val="00F47AC9"/>
    <w:rsid w:val="00F50935"/>
    <w:rsid w:val="00F5126A"/>
    <w:rsid w:val="00F51FDD"/>
    <w:rsid w:val="00F55AE5"/>
    <w:rsid w:val="00F56835"/>
    <w:rsid w:val="00F57ED4"/>
    <w:rsid w:val="00F6081B"/>
    <w:rsid w:val="00F64FF2"/>
    <w:rsid w:val="00F65B13"/>
    <w:rsid w:val="00F65B77"/>
    <w:rsid w:val="00F66076"/>
    <w:rsid w:val="00F667FD"/>
    <w:rsid w:val="00F66C22"/>
    <w:rsid w:val="00F679EE"/>
    <w:rsid w:val="00F70057"/>
    <w:rsid w:val="00F707FF"/>
    <w:rsid w:val="00F7236F"/>
    <w:rsid w:val="00F754DC"/>
    <w:rsid w:val="00F7550E"/>
    <w:rsid w:val="00F75969"/>
    <w:rsid w:val="00F75A38"/>
    <w:rsid w:val="00F818B8"/>
    <w:rsid w:val="00F82283"/>
    <w:rsid w:val="00F828BC"/>
    <w:rsid w:val="00F82992"/>
    <w:rsid w:val="00F85805"/>
    <w:rsid w:val="00F86190"/>
    <w:rsid w:val="00F86C65"/>
    <w:rsid w:val="00F906CC"/>
    <w:rsid w:val="00F90954"/>
    <w:rsid w:val="00F9294B"/>
    <w:rsid w:val="00F93080"/>
    <w:rsid w:val="00F94675"/>
    <w:rsid w:val="00F94EE0"/>
    <w:rsid w:val="00F97423"/>
    <w:rsid w:val="00FA2530"/>
    <w:rsid w:val="00FA2941"/>
    <w:rsid w:val="00FA35B6"/>
    <w:rsid w:val="00FA403B"/>
    <w:rsid w:val="00FA6327"/>
    <w:rsid w:val="00FB17E6"/>
    <w:rsid w:val="00FB239B"/>
    <w:rsid w:val="00FB24EB"/>
    <w:rsid w:val="00FB25D4"/>
    <w:rsid w:val="00FB4C56"/>
    <w:rsid w:val="00FB5E73"/>
    <w:rsid w:val="00FB5FCB"/>
    <w:rsid w:val="00FB6056"/>
    <w:rsid w:val="00FB74AF"/>
    <w:rsid w:val="00FB7B38"/>
    <w:rsid w:val="00FC1A87"/>
    <w:rsid w:val="00FC2A3D"/>
    <w:rsid w:val="00FD0E93"/>
    <w:rsid w:val="00FD1175"/>
    <w:rsid w:val="00FD21F8"/>
    <w:rsid w:val="00FD34BF"/>
    <w:rsid w:val="00FD4FE2"/>
    <w:rsid w:val="00FD676C"/>
    <w:rsid w:val="00FD6D63"/>
    <w:rsid w:val="00FE25E6"/>
    <w:rsid w:val="00FE4CF0"/>
    <w:rsid w:val="00FE51EF"/>
    <w:rsid w:val="00FE5989"/>
    <w:rsid w:val="00FE64A9"/>
    <w:rsid w:val="00FE6BCD"/>
    <w:rsid w:val="00FE708B"/>
    <w:rsid w:val="00FF110B"/>
    <w:rsid w:val="00FF2DD0"/>
    <w:rsid w:val="00FF32D7"/>
    <w:rsid w:val="00FF4B45"/>
    <w:rsid w:val="00FF61B9"/>
    <w:rsid w:val="00FF793D"/>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417DBA6"/>
  <w15:docId w15:val="{FC479A8F-47B8-F04A-BDDA-A4E92847AF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3ED6"/>
    <w:rPr>
      <w:rFonts w:ascii="Times New Roman" w:eastAsia="Times New Roman" w:hAnsi="Times New Roman" w:cs="Times New Roman"/>
    </w:rPr>
  </w:style>
  <w:style w:type="paragraph" w:styleId="Heading3">
    <w:name w:val="heading 3"/>
    <w:basedOn w:val="Normal"/>
    <w:link w:val="Heading3Char"/>
    <w:uiPriority w:val="9"/>
    <w:qFormat/>
    <w:rsid w:val="00834E32"/>
    <w:pPr>
      <w:spacing w:before="100" w:beforeAutospacing="1" w:after="100" w:afterAutospacing="1"/>
      <w:outlineLvl w:val="2"/>
    </w:pPr>
    <w:rPr>
      <w:b/>
      <w:bCs/>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042D3"/>
    <w:rPr>
      <w:rFonts w:eastAsiaTheme="minorEastAsia"/>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uiPriority w:val="40"/>
    <w:rsid w:val="00C042D3"/>
    <w:rPr>
      <w:rFonts w:eastAsiaTheme="minorEastAsia"/>
      <w:lang w:val="en-US" w:eastAsia="zh-CN"/>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21">
    <w:name w:val="Plain Table 21"/>
    <w:basedOn w:val="TableNormal"/>
    <w:uiPriority w:val="42"/>
    <w:rsid w:val="00C042D3"/>
    <w:rPr>
      <w:rFonts w:eastAsiaTheme="minorEastAsia"/>
      <w:lang w:val="en-US" w:eastAsia="zh-CN"/>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11">
    <w:name w:val="Plain Table 11"/>
    <w:basedOn w:val="TableNormal"/>
    <w:uiPriority w:val="41"/>
    <w:rsid w:val="00C042D3"/>
    <w:rPr>
      <w:rFonts w:eastAsiaTheme="minorEastAsia"/>
      <w:lang w:val="en-US" w:eastAsia="zh-CN"/>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31">
    <w:name w:val="Plain Table 31"/>
    <w:basedOn w:val="TableNormal"/>
    <w:uiPriority w:val="43"/>
    <w:rsid w:val="00C042D3"/>
    <w:rPr>
      <w:rFonts w:eastAsiaTheme="minorEastAsia"/>
      <w:lang w:val="en-US" w:eastAsia="zh-CN"/>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41">
    <w:name w:val="Plain Table 41"/>
    <w:basedOn w:val="TableNormal"/>
    <w:uiPriority w:val="44"/>
    <w:rsid w:val="00C042D3"/>
    <w:rPr>
      <w:rFonts w:eastAsiaTheme="minorEastAsia"/>
      <w:lang w:val="en-US" w:eastAsia="zh-CN"/>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51">
    <w:name w:val="Plain Table 51"/>
    <w:basedOn w:val="TableNormal"/>
    <w:uiPriority w:val="45"/>
    <w:rsid w:val="00C042D3"/>
    <w:rPr>
      <w:rFonts w:eastAsiaTheme="minorEastAsia"/>
      <w:lang w:val="en-US" w:eastAsia="zh-CN"/>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1Light1">
    <w:name w:val="Grid Table 1 Light1"/>
    <w:basedOn w:val="TableNormal"/>
    <w:uiPriority w:val="46"/>
    <w:rsid w:val="00C042D3"/>
    <w:rPr>
      <w:rFonts w:eastAsiaTheme="minorEastAsia"/>
      <w:lang w:val="en-US" w:eastAsia="zh-CN"/>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1Light-Accent11">
    <w:name w:val="Grid Table 1 Light - Accent 11"/>
    <w:basedOn w:val="TableNormal"/>
    <w:uiPriority w:val="46"/>
    <w:rsid w:val="00C042D3"/>
    <w:rPr>
      <w:rFonts w:eastAsiaTheme="minorEastAsia"/>
      <w:lang w:val="en-US" w:eastAsia="zh-CN"/>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customStyle="1" w:styleId="GridTable1Light-Accent21">
    <w:name w:val="Grid Table 1 Light - Accent 21"/>
    <w:basedOn w:val="TableNormal"/>
    <w:uiPriority w:val="46"/>
    <w:rsid w:val="00C042D3"/>
    <w:rPr>
      <w:rFonts w:eastAsiaTheme="minorEastAsia"/>
      <w:lang w:val="en-US" w:eastAsia="zh-CN"/>
    </w:r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customStyle="1" w:styleId="GridTable1Light-Accent31">
    <w:name w:val="Grid Table 1 Light - Accent 31"/>
    <w:basedOn w:val="TableNormal"/>
    <w:uiPriority w:val="46"/>
    <w:rsid w:val="00C042D3"/>
    <w:rPr>
      <w:rFonts w:eastAsiaTheme="minorEastAsia"/>
      <w:lang w:val="en-US" w:eastAsia="zh-CN"/>
    </w:r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customStyle="1" w:styleId="GridTable1Light-Accent41">
    <w:name w:val="Grid Table 1 Light - Accent 41"/>
    <w:basedOn w:val="TableNormal"/>
    <w:uiPriority w:val="46"/>
    <w:rsid w:val="00C042D3"/>
    <w:rPr>
      <w:rFonts w:eastAsiaTheme="minorEastAsia"/>
      <w:lang w:val="en-US" w:eastAsia="zh-CN"/>
    </w:r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customStyle="1" w:styleId="GridTable1Light-Accent61">
    <w:name w:val="Grid Table 1 Light - Accent 61"/>
    <w:basedOn w:val="TableNormal"/>
    <w:uiPriority w:val="46"/>
    <w:rsid w:val="00C042D3"/>
    <w:rPr>
      <w:rFonts w:eastAsiaTheme="minorEastAsia"/>
      <w:lang w:val="en-US" w:eastAsia="zh-CN"/>
    </w:r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customStyle="1" w:styleId="GridTable1Light-Accent51">
    <w:name w:val="Grid Table 1 Light - Accent 51"/>
    <w:basedOn w:val="TableNormal"/>
    <w:uiPriority w:val="46"/>
    <w:rsid w:val="00C042D3"/>
    <w:rPr>
      <w:rFonts w:eastAsiaTheme="minorEastAsia"/>
      <w:lang w:val="en-US" w:eastAsia="zh-CN"/>
    </w:r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customStyle="1" w:styleId="GridTable21">
    <w:name w:val="Grid Table 21"/>
    <w:basedOn w:val="TableNormal"/>
    <w:uiPriority w:val="47"/>
    <w:rsid w:val="00C042D3"/>
    <w:rPr>
      <w:rFonts w:eastAsiaTheme="minorEastAsia"/>
      <w:lang w:val="en-US" w:eastAsia="zh-CN"/>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2-Accent11">
    <w:name w:val="Grid Table 2 - Accent 11"/>
    <w:basedOn w:val="TableNormal"/>
    <w:uiPriority w:val="47"/>
    <w:rsid w:val="00C042D3"/>
    <w:rPr>
      <w:rFonts w:eastAsiaTheme="minorEastAsia"/>
      <w:lang w:val="en-US" w:eastAsia="zh-CN"/>
    </w:r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2-Accent31">
    <w:name w:val="Grid Table 2 - Accent 31"/>
    <w:basedOn w:val="TableNormal"/>
    <w:uiPriority w:val="47"/>
    <w:rsid w:val="00C042D3"/>
    <w:rPr>
      <w:rFonts w:eastAsiaTheme="minorEastAsia"/>
      <w:lang w:val="en-US" w:eastAsia="zh-CN"/>
    </w:r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2-Accent41">
    <w:name w:val="Grid Table 2 - Accent 41"/>
    <w:basedOn w:val="TableNormal"/>
    <w:uiPriority w:val="47"/>
    <w:rsid w:val="00C042D3"/>
    <w:rPr>
      <w:rFonts w:eastAsiaTheme="minorEastAsia"/>
      <w:lang w:val="en-US" w:eastAsia="zh-CN"/>
    </w:r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GridTable31">
    <w:name w:val="Grid Table 31"/>
    <w:basedOn w:val="TableNormal"/>
    <w:uiPriority w:val="48"/>
    <w:rsid w:val="00C042D3"/>
    <w:rPr>
      <w:rFonts w:eastAsiaTheme="minorEastAsia"/>
      <w:lang w:val="en-US" w:eastAsia="zh-CN"/>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5Dark1">
    <w:name w:val="Grid Table 5 Dark1"/>
    <w:basedOn w:val="TableNormal"/>
    <w:uiPriority w:val="50"/>
    <w:rsid w:val="00C042D3"/>
    <w:rPr>
      <w:rFonts w:eastAsiaTheme="minorEastAsia"/>
      <w:lang w:val="en-US" w:eastAsia="zh-CN"/>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GridTable4-Accent51">
    <w:name w:val="Grid Table 4 - Accent 51"/>
    <w:basedOn w:val="TableNormal"/>
    <w:uiPriority w:val="49"/>
    <w:rsid w:val="00C042D3"/>
    <w:rPr>
      <w:rFonts w:eastAsiaTheme="minorEastAsia"/>
      <w:lang w:val="en-US" w:eastAsia="zh-CN"/>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GridTable4-Accent41">
    <w:name w:val="Grid Table 4 - Accent 41"/>
    <w:basedOn w:val="TableNormal"/>
    <w:uiPriority w:val="49"/>
    <w:rsid w:val="00C042D3"/>
    <w:rPr>
      <w:rFonts w:eastAsiaTheme="minorEastAsia"/>
      <w:lang w:val="en-US" w:eastAsia="zh-CN"/>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GridTable4-Accent11">
    <w:name w:val="Grid Table 4 - Accent 11"/>
    <w:basedOn w:val="TableNormal"/>
    <w:uiPriority w:val="49"/>
    <w:rsid w:val="00C042D3"/>
    <w:rPr>
      <w:rFonts w:eastAsiaTheme="minorEastAsia"/>
      <w:lang w:val="en-US" w:eastAsia="zh-CN"/>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5Dark-Accent21">
    <w:name w:val="Grid Table 5 Dark - Accent 21"/>
    <w:basedOn w:val="TableNormal"/>
    <w:uiPriority w:val="50"/>
    <w:rsid w:val="00C042D3"/>
    <w:rPr>
      <w:rFonts w:eastAsiaTheme="minorEastAsia"/>
      <w:lang w:val="en-US" w:eastAsia="zh-CN"/>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customStyle="1" w:styleId="GridTable5Dark-Accent31">
    <w:name w:val="Grid Table 5 Dark - Accent 31"/>
    <w:basedOn w:val="TableNormal"/>
    <w:uiPriority w:val="50"/>
    <w:rsid w:val="00C042D3"/>
    <w:rPr>
      <w:rFonts w:eastAsiaTheme="minorEastAsia"/>
      <w:lang w:val="en-US" w:eastAsia="zh-CN"/>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customStyle="1" w:styleId="GridTable5Dark-Accent51">
    <w:name w:val="Grid Table 5 Dark - Accent 51"/>
    <w:basedOn w:val="TableNormal"/>
    <w:uiPriority w:val="50"/>
    <w:rsid w:val="00C042D3"/>
    <w:rPr>
      <w:rFonts w:eastAsiaTheme="minorEastAsia"/>
      <w:lang w:val="en-US" w:eastAsia="zh-CN"/>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customStyle="1" w:styleId="GridTable7Colorful-Accent11">
    <w:name w:val="Grid Table 7 Colorful - Accent 11"/>
    <w:basedOn w:val="TableNormal"/>
    <w:uiPriority w:val="52"/>
    <w:rsid w:val="00C042D3"/>
    <w:rPr>
      <w:rFonts w:eastAsiaTheme="minorEastAsia"/>
      <w:color w:val="2F5496" w:themeColor="accent1" w:themeShade="BF"/>
      <w:lang w:val="en-US" w:eastAsia="zh-CN"/>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customStyle="1" w:styleId="ListTable3-Accent31">
    <w:name w:val="List Table 3 - Accent 31"/>
    <w:basedOn w:val="TableNormal"/>
    <w:uiPriority w:val="48"/>
    <w:rsid w:val="00C042D3"/>
    <w:rPr>
      <w:rFonts w:eastAsiaTheme="minorEastAsia"/>
      <w:lang w:val="en-US" w:eastAsia="zh-CN"/>
    </w:r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customStyle="1" w:styleId="ListTable3-Accent11">
    <w:name w:val="List Table 3 - Accent 11"/>
    <w:basedOn w:val="TableNormal"/>
    <w:uiPriority w:val="48"/>
    <w:rsid w:val="00C042D3"/>
    <w:rPr>
      <w:rFonts w:eastAsiaTheme="minorEastAsia"/>
      <w:lang w:val="en-US" w:eastAsia="zh-CN"/>
    </w:r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customStyle="1" w:styleId="GridTable2-Accent51">
    <w:name w:val="Grid Table 2 - Accent 51"/>
    <w:basedOn w:val="TableNormal"/>
    <w:uiPriority w:val="47"/>
    <w:rsid w:val="00C042D3"/>
    <w:rPr>
      <w:rFonts w:eastAsiaTheme="minorEastAsia"/>
      <w:lang w:val="en-US" w:eastAsia="zh-CN"/>
    </w:r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Caption">
    <w:name w:val="caption"/>
    <w:basedOn w:val="Normal"/>
    <w:next w:val="Normal"/>
    <w:uiPriority w:val="35"/>
    <w:unhideWhenUsed/>
    <w:qFormat/>
    <w:rsid w:val="00C042D3"/>
    <w:pPr>
      <w:spacing w:after="200"/>
    </w:pPr>
    <w:rPr>
      <w:rFonts w:asciiTheme="minorHAnsi" w:eastAsiaTheme="minorEastAsia" w:hAnsiTheme="minorHAnsi" w:cstheme="minorBidi"/>
      <w:i/>
      <w:iCs/>
      <w:color w:val="44546A" w:themeColor="text2"/>
      <w:sz w:val="18"/>
      <w:szCs w:val="18"/>
      <w:lang w:val="en-US" w:eastAsia="zh-CN"/>
    </w:rPr>
  </w:style>
  <w:style w:type="paragraph" w:styleId="BalloonText">
    <w:name w:val="Balloon Text"/>
    <w:basedOn w:val="Normal"/>
    <w:link w:val="BalloonTextChar"/>
    <w:uiPriority w:val="99"/>
    <w:semiHidden/>
    <w:unhideWhenUsed/>
    <w:rsid w:val="00C042D3"/>
    <w:rPr>
      <w:rFonts w:eastAsiaTheme="minorEastAsia"/>
      <w:sz w:val="18"/>
      <w:szCs w:val="18"/>
      <w:lang w:val="en-US" w:eastAsia="zh-CN"/>
    </w:rPr>
  </w:style>
  <w:style w:type="character" w:customStyle="1" w:styleId="BalloonTextChar">
    <w:name w:val="Balloon Text Char"/>
    <w:basedOn w:val="DefaultParagraphFont"/>
    <w:link w:val="BalloonText"/>
    <w:uiPriority w:val="99"/>
    <w:semiHidden/>
    <w:rsid w:val="00C042D3"/>
    <w:rPr>
      <w:rFonts w:ascii="Times New Roman" w:eastAsiaTheme="minorEastAsia" w:hAnsi="Times New Roman" w:cs="Times New Roman"/>
      <w:sz w:val="18"/>
      <w:szCs w:val="18"/>
      <w:lang w:val="en-US" w:eastAsia="zh-CN"/>
    </w:rPr>
  </w:style>
  <w:style w:type="table" w:customStyle="1" w:styleId="GridTable5Dark-Accent11">
    <w:name w:val="Grid Table 5 Dark - Accent 11"/>
    <w:basedOn w:val="TableNormal"/>
    <w:uiPriority w:val="50"/>
    <w:rsid w:val="00C042D3"/>
    <w:rPr>
      <w:rFonts w:eastAsiaTheme="minorEastAsia"/>
      <w:lang w:val="en-US" w:eastAsia="zh-CN"/>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customStyle="1" w:styleId="GridTable7Colorful1">
    <w:name w:val="Grid Table 7 Colorful1"/>
    <w:basedOn w:val="TableNormal"/>
    <w:uiPriority w:val="52"/>
    <w:rsid w:val="00C042D3"/>
    <w:rPr>
      <w:rFonts w:eastAsiaTheme="minorEastAsia"/>
      <w:color w:val="000000" w:themeColor="text1"/>
      <w:lang w:val="en-US" w:eastAsia="zh-CN"/>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7Colorful-Accent31">
    <w:name w:val="Grid Table 7 Colorful - Accent 31"/>
    <w:basedOn w:val="TableNormal"/>
    <w:uiPriority w:val="52"/>
    <w:rsid w:val="00C042D3"/>
    <w:rPr>
      <w:rFonts w:eastAsiaTheme="minorEastAsia"/>
      <w:color w:val="7B7B7B" w:themeColor="accent3" w:themeShade="BF"/>
      <w:lang w:val="en-US" w:eastAsia="zh-CN"/>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customStyle="1" w:styleId="ListTable5Dark-Accent31">
    <w:name w:val="List Table 5 Dark - Accent 31"/>
    <w:basedOn w:val="TableNormal"/>
    <w:uiPriority w:val="50"/>
    <w:rsid w:val="00C042D3"/>
    <w:rPr>
      <w:rFonts w:eastAsiaTheme="minorEastAsia"/>
      <w:color w:val="FFFFFF" w:themeColor="background1"/>
      <w:lang w:val="en-US" w:eastAsia="zh-CN"/>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7Colorful-Accent51">
    <w:name w:val="List Table 7 Colorful - Accent 51"/>
    <w:basedOn w:val="TableNormal"/>
    <w:uiPriority w:val="52"/>
    <w:rsid w:val="00C042D3"/>
    <w:rPr>
      <w:rFonts w:eastAsiaTheme="minorEastAsia"/>
      <w:color w:val="2E74B5" w:themeColor="accent5" w:themeShade="BF"/>
      <w:lang w:val="en-US" w:eastAsia="zh-CN"/>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5"/>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Footer">
    <w:name w:val="footer"/>
    <w:basedOn w:val="Normal"/>
    <w:link w:val="FooterChar"/>
    <w:uiPriority w:val="99"/>
    <w:unhideWhenUsed/>
    <w:rsid w:val="00C042D3"/>
    <w:pPr>
      <w:tabs>
        <w:tab w:val="center" w:pos="4680"/>
        <w:tab w:val="right" w:pos="9360"/>
      </w:tabs>
    </w:pPr>
    <w:rPr>
      <w:rFonts w:asciiTheme="minorHAnsi" w:eastAsiaTheme="minorEastAsia" w:hAnsiTheme="minorHAnsi" w:cstheme="minorBidi"/>
      <w:lang w:val="en-US" w:eastAsia="zh-CN"/>
    </w:rPr>
  </w:style>
  <w:style w:type="character" w:customStyle="1" w:styleId="FooterChar">
    <w:name w:val="Footer Char"/>
    <w:basedOn w:val="DefaultParagraphFont"/>
    <w:link w:val="Footer"/>
    <w:uiPriority w:val="99"/>
    <w:rsid w:val="00C042D3"/>
    <w:rPr>
      <w:rFonts w:eastAsiaTheme="minorEastAsia"/>
      <w:lang w:val="en-US" w:eastAsia="zh-CN"/>
    </w:rPr>
  </w:style>
  <w:style w:type="character" w:styleId="PageNumber">
    <w:name w:val="page number"/>
    <w:basedOn w:val="DefaultParagraphFont"/>
    <w:uiPriority w:val="99"/>
    <w:semiHidden/>
    <w:unhideWhenUsed/>
    <w:rsid w:val="00C042D3"/>
  </w:style>
  <w:style w:type="paragraph" w:styleId="ListParagraph">
    <w:name w:val="List Paragraph"/>
    <w:basedOn w:val="Normal"/>
    <w:link w:val="ListParagraphChar"/>
    <w:uiPriority w:val="34"/>
    <w:qFormat/>
    <w:rsid w:val="00C042D3"/>
    <w:pPr>
      <w:ind w:left="720"/>
      <w:contextualSpacing/>
    </w:pPr>
    <w:rPr>
      <w:rFonts w:asciiTheme="minorHAnsi" w:eastAsiaTheme="minorEastAsia" w:hAnsiTheme="minorHAnsi" w:cstheme="minorBidi"/>
      <w:lang w:val="en-US" w:eastAsia="zh-CN"/>
    </w:rPr>
  </w:style>
  <w:style w:type="table" w:customStyle="1" w:styleId="GridTable41">
    <w:name w:val="Grid Table 41"/>
    <w:basedOn w:val="TableNormal"/>
    <w:uiPriority w:val="49"/>
    <w:rsid w:val="00C042D3"/>
    <w:rPr>
      <w:rFonts w:eastAsiaTheme="minorEastAsia"/>
      <w:lang w:val="en-US" w:eastAsia="zh-CN"/>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3-Accent31">
    <w:name w:val="Grid Table 3 - Accent 31"/>
    <w:basedOn w:val="TableNormal"/>
    <w:uiPriority w:val="48"/>
    <w:rsid w:val="00C042D3"/>
    <w:rPr>
      <w:rFonts w:eastAsiaTheme="minorEastAsia"/>
      <w:lang w:val="en-US" w:eastAsia="zh-CN"/>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customStyle="1" w:styleId="GridTable3-Accent11">
    <w:name w:val="Grid Table 3 - Accent 11"/>
    <w:basedOn w:val="TableNormal"/>
    <w:uiPriority w:val="48"/>
    <w:rsid w:val="00C042D3"/>
    <w:rPr>
      <w:rFonts w:eastAsiaTheme="minorEastAsia"/>
      <w:lang w:val="en-US" w:eastAsia="zh-CN"/>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paragraph" w:styleId="Header">
    <w:name w:val="header"/>
    <w:basedOn w:val="Normal"/>
    <w:link w:val="HeaderChar"/>
    <w:uiPriority w:val="99"/>
    <w:unhideWhenUsed/>
    <w:rsid w:val="00C042D3"/>
    <w:pPr>
      <w:tabs>
        <w:tab w:val="center" w:pos="4680"/>
        <w:tab w:val="right" w:pos="9360"/>
      </w:tabs>
    </w:pPr>
    <w:rPr>
      <w:rFonts w:asciiTheme="minorHAnsi" w:eastAsiaTheme="minorEastAsia" w:hAnsiTheme="minorHAnsi" w:cstheme="minorBidi"/>
      <w:lang w:val="en-US" w:eastAsia="zh-CN"/>
    </w:rPr>
  </w:style>
  <w:style w:type="character" w:customStyle="1" w:styleId="HeaderChar">
    <w:name w:val="Header Char"/>
    <w:basedOn w:val="DefaultParagraphFont"/>
    <w:link w:val="Header"/>
    <w:uiPriority w:val="99"/>
    <w:rsid w:val="00C042D3"/>
    <w:rPr>
      <w:rFonts w:eastAsiaTheme="minorEastAsia"/>
      <w:lang w:val="en-US" w:eastAsia="zh-CN"/>
    </w:rPr>
  </w:style>
  <w:style w:type="character" w:styleId="Hyperlink">
    <w:name w:val="Hyperlink"/>
    <w:basedOn w:val="DefaultParagraphFont"/>
    <w:uiPriority w:val="99"/>
    <w:unhideWhenUsed/>
    <w:rsid w:val="00C042D3"/>
    <w:rPr>
      <w:color w:val="0563C1" w:themeColor="hyperlink"/>
      <w:u w:val="single"/>
    </w:rPr>
  </w:style>
  <w:style w:type="character" w:customStyle="1" w:styleId="UnresolvedMention1">
    <w:name w:val="Unresolved Mention1"/>
    <w:basedOn w:val="DefaultParagraphFont"/>
    <w:uiPriority w:val="99"/>
    <w:semiHidden/>
    <w:unhideWhenUsed/>
    <w:rsid w:val="00C042D3"/>
    <w:rPr>
      <w:color w:val="605E5C"/>
      <w:shd w:val="clear" w:color="auto" w:fill="E1DFDD"/>
    </w:rPr>
  </w:style>
  <w:style w:type="character" w:styleId="FollowedHyperlink">
    <w:name w:val="FollowedHyperlink"/>
    <w:basedOn w:val="DefaultParagraphFont"/>
    <w:uiPriority w:val="99"/>
    <w:semiHidden/>
    <w:unhideWhenUsed/>
    <w:rsid w:val="00C042D3"/>
    <w:rPr>
      <w:color w:val="954F72" w:themeColor="followedHyperlink"/>
      <w:u w:val="single"/>
    </w:rPr>
  </w:style>
  <w:style w:type="paragraph" w:styleId="NormalWeb">
    <w:name w:val="Normal (Web)"/>
    <w:basedOn w:val="Normal"/>
    <w:uiPriority w:val="99"/>
    <w:unhideWhenUsed/>
    <w:rsid w:val="00C042D3"/>
    <w:pPr>
      <w:spacing w:before="100" w:beforeAutospacing="1" w:after="100" w:afterAutospacing="1"/>
    </w:pPr>
    <w:rPr>
      <w:lang w:val="en-US" w:eastAsia="zh-CN"/>
    </w:rPr>
  </w:style>
  <w:style w:type="character" w:styleId="Emphasis">
    <w:name w:val="Emphasis"/>
    <w:basedOn w:val="DefaultParagraphFont"/>
    <w:uiPriority w:val="20"/>
    <w:qFormat/>
    <w:rsid w:val="00C042D3"/>
    <w:rPr>
      <w:i/>
      <w:iCs/>
    </w:rPr>
  </w:style>
  <w:style w:type="character" w:styleId="CommentReference">
    <w:name w:val="annotation reference"/>
    <w:basedOn w:val="DefaultParagraphFont"/>
    <w:uiPriority w:val="99"/>
    <w:semiHidden/>
    <w:unhideWhenUsed/>
    <w:rsid w:val="00C042D3"/>
    <w:rPr>
      <w:sz w:val="16"/>
      <w:szCs w:val="16"/>
    </w:rPr>
  </w:style>
  <w:style w:type="paragraph" w:styleId="CommentText">
    <w:name w:val="annotation text"/>
    <w:basedOn w:val="Normal"/>
    <w:link w:val="CommentTextChar"/>
    <w:uiPriority w:val="99"/>
    <w:unhideWhenUsed/>
    <w:rsid w:val="00C042D3"/>
    <w:rPr>
      <w:rFonts w:asciiTheme="minorHAnsi" w:eastAsiaTheme="minorEastAsia" w:hAnsiTheme="minorHAnsi" w:cstheme="minorBidi"/>
      <w:sz w:val="20"/>
      <w:szCs w:val="20"/>
      <w:lang w:val="en-US" w:eastAsia="zh-CN"/>
    </w:rPr>
  </w:style>
  <w:style w:type="character" w:customStyle="1" w:styleId="CommentTextChar">
    <w:name w:val="Comment Text Char"/>
    <w:basedOn w:val="DefaultParagraphFont"/>
    <w:link w:val="CommentText"/>
    <w:uiPriority w:val="99"/>
    <w:rsid w:val="00C042D3"/>
    <w:rPr>
      <w:rFonts w:eastAsiaTheme="minorEastAsia"/>
      <w:sz w:val="20"/>
      <w:szCs w:val="20"/>
      <w:lang w:val="en-US" w:eastAsia="zh-CN"/>
    </w:rPr>
  </w:style>
  <w:style w:type="paragraph" w:styleId="CommentSubject">
    <w:name w:val="annotation subject"/>
    <w:basedOn w:val="CommentText"/>
    <w:next w:val="CommentText"/>
    <w:link w:val="CommentSubjectChar"/>
    <w:uiPriority w:val="99"/>
    <w:semiHidden/>
    <w:unhideWhenUsed/>
    <w:rsid w:val="00C042D3"/>
    <w:rPr>
      <w:b/>
      <w:bCs/>
    </w:rPr>
  </w:style>
  <w:style w:type="character" w:customStyle="1" w:styleId="CommentSubjectChar">
    <w:name w:val="Comment Subject Char"/>
    <w:basedOn w:val="CommentTextChar"/>
    <w:link w:val="CommentSubject"/>
    <w:uiPriority w:val="99"/>
    <w:semiHidden/>
    <w:rsid w:val="00C042D3"/>
    <w:rPr>
      <w:rFonts w:eastAsiaTheme="minorEastAsia"/>
      <w:b/>
      <w:bCs/>
      <w:sz w:val="20"/>
      <w:szCs w:val="20"/>
      <w:lang w:val="en-US" w:eastAsia="zh-CN"/>
    </w:rPr>
  </w:style>
  <w:style w:type="paragraph" w:customStyle="1" w:styleId="Default">
    <w:name w:val="Default"/>
    <w:link w:val="DefaultCar"/>
    <w:uiPriority w:val="99"/>
    <w:rsid w:val="00807684"/>
    <w:pPr>
      <w:tabs>
        <w:tab w:val="left" w:pos="709"/>
      </w:tabs>
      <w:suppressAutoHyphens/>
    </w:pPr>
    <w:rPr>
      <w:rFonts w:ascii="Times New Roman" w:eastAsia="ヒラギノ角ゴ Pro W3" w:hAnsi="Times New Roman" w:cs="Times New Roman"/>
      <w:color w:val="000000"/>
      <w:lang w:val="en-US"/>
    </w:rPr>
  </w:style>
  <w:style w:type="character" w:customStyle="1" w:styleId="DefaultCar">
    <w:name w:val="Default Car"/>
    <w:basedOn w:val="DefaultParagraphFont"/>
    <w:link w:val="Default"/>
    <w:uiPriority w:val="99"/>
    <w:rsid w:val="00807684"/>
    <w:rPr>
      <w:rFonts w:ascii="Times New Roman" w:eastAsia="ヒラギノ角ゴ Pro W3" w:hAnsi="Times New Roman" w:cs="Times New Roman"/>
      <w:color w:val="000000"/>
      <w:lang w:val="en-US"/>
    </w:rPr>
  </w:style>
  <w:style w:type="paragraph" w:customStyle="1" w:styleId="EndNoteBibliographyTitle">
    <w:name w:val="EndNote Bibliography Title"/>
    <w:basedOn w:val="Normal"/>
    <w:link w:val="EndNoteBibliographyTitleChar"/>
    <w:rsid w:val="00B32D96"/>
    <w:pPr>
      <w:jc w:val="center"/>
    </w:pPr>
    <w:rPr>
      <w:lang w:val="en-US"/>
    </w:rPr>
  </w:style>
  <w:style w:type="character" w:customStyle="1" w:styleId="ListParagraphChar">
    <w:name w:val="List Paragraph Char"/>
    <w:basedOn w:val="DefaultParagraphFont"/>
    <w:link w:val="ListParagraph"/>
    <w:uiPriority w:val="34"/>
    <w:rsid w:val="00B32D96"/>
    <w:rPr>
      <w:rFonts w:eastAsiaTheme="minorEastAsia"/>
      <w:lang w:val="en-US" w:eastAsia="zh-CN"/>
    </w:rPr>
  </w:style>
  <w:style w:type="character" w:customStyle="1" w:styleId="EndNoteBibliographyTitleChar">
    <w:name w:val="EndNote Bibliography Title Char"/>
    <w:basedOn w:val="ListParagraphChar"/>
    <w:link w:val="EndNoteBibliographyTitle"/>
    <w:rsid w:val="00B32D96"/>
    <w:rPr>
      <w:rFonts w:ascii="Times New Roman" w:eastAsia="Times New Roman" w:hAnsi="Times New Roman" w:cs="Times New Roman"/>
      <w:lang w:val="en-US" w:eastAsia="zh-CN"/>
    </w:rPr>
  </w:style>
  <w:style w:type="paragraph" w:customStyle="1" w:styleId="EndNoteBibliography">
    <w:name w:val="EndNote Bibliography"/>
    <w:basedOn w:val="Normal"/>
    <w:link w:val="EndNoteBibliographyChar"/>
    <w:rsid w:val="00B32D96"/>
    <w:rPr>
      <w:lang w:val="en-US"/>
    </w:rPr>
  </w:style>
  <w:style w:type="character" w:customStyle="1" w:styleId="EndNoteBibliographyChar">
    <w:name w:val="EndNote Bibliography Char"/>
    <w:basedOn w:val="ListParagraphChar"/>
    <w:link w:val="EndNoteBibliography"/>
    <w:rsid w:val="00B32D96"/>
    <w:rPr>
      <w:rFonts w:ascii="Times New Roman" w:eastAsia="Times New Roman" w:hAnsi="Times New Roman" w:cs="Times New Roman"/>
      <w:lang w:val="en-US" w:eastAsia="zh-CN"/>
    </w:rPr>
  </w:style>
  <w:style w:type="character" w:styleId="LineNumber">
    <w:name w:val="line number"/>
    <w:basedOn w:val="DefaultParagraphFont"/>
    <w:uiPriority w:val="99"/>
    <w:semiHidden/>
    <w:unhideWhenUsed/>
    <w:rsid w:val="00BF1F8B"/>
  </w:style>
  <w:style w:type="character" w:customStyle="1" w:styleId="apple-converted-space">
    <w:name w:val="apple-converted-space"/>
    <w:basedOn w:val="DefaultParagraphFont"/>
    <w:rsid w:val="00EF01D1"/>
  </w:style>
  <w:style w:type="paragraph" w:styleId="Revision">
    <w:name w:val="Revision"/>
    <w:hidden/>
    <w:uiPriority w:val="99"/>
    <w:semiHidden/>
    <w:rsid w:val="000E5564"/>
    <w:rPr>
      <w:rFonts w:ascii="Times New Roman" w:eastAsia="Times New Roman" w:hAnsi="Times New Roman" w:cs="Times New Roman"/>
    </w:rPr>
  </w:style>
  <w:style w:type="character" w:styleId="PlaceholderText">
    <w:name w:val="Placeholder Text"/>
    <w:basedOn w:val="DefaultParagraphFont"/>
    <w:uiPriority w:val="99"/>
    <w:semiHidden/>
    <w:rsid w:val="00B708BF"/>
    <w:rPr>
      <w:color w:val="808080"/>
    </w:rPr>
  </w:style>
  <w:style w:type="character" w:customStyle="1" w:styleId="Heading3Char">
    <w:name w:val="Heading 3 Char"/>
    <w:basedOn w:val="DefaultParagraphFont"/>
    <w:link w:val="Heading3"/>
    <w:uiPriority w:val="9"/>
    <w:rsid w:val="00834E32"/>
    <w:rPr>
      <w:rFonts w:ascii="Times New Roman" w:eastAsia="Times New Roman" w:hAnsi="Times New Roman" w:cs="Times New Roman"/>
      <w:b/>
      <w:bCs/>
      <w:sz w:val="27"/>
      <w:szCs w:val="27"/>
      <w:lang w:val="en-US"/>
    </w:rPr>
  </w:style>
  <w:style w:type="character" w:styleId="HTMLCode">
    <w:name w:val="HTML Code"/>
    <w:basedOn w:val="DefaultParagraphFont"/>
    <w:uiPriority w:val="99"/>
    <w:semiHidden/>
    <w:unhideWhenUsed/>
    <w:rsid w:val="00834E32"/>
    <w:rPr>
      <w:rFonts w:ascii="Courier New" w:eastAsia="Times New Roman" w:hAnsi="Courier New" w:cs="Courier New"/>
      <w:sz w:val="20"/>
      <w:szCs w:val="20"/>
    </w:rPr>
  </w:style>
  <w:style w:type="character" w:customStyle="1" w:styleId="UnresolvedMention2">
    <w:name w:val="Unresolved Mention2"/>
    <w:basedOn w:val="DefaultParagraphFont"/>
    <w:uiPriority w:val="99"/>
    <w:semiHidden/>
    <w:unhideWhenUsed/>
    <w:rsid w:val="0086467A"/>
    <w:rPr>
      <w:color w:val="605E5C"/>
      <w:shd w:val="clear" w:color="auto" w:fill="E1DFDD"/>
    </w:rPr>
  </w:style>
  <w:style w:type="character" w:styleId="UnresolvedMention">
    <w:name w:val="Unresolved Mention"/>
    <w:basedOn w:val="DefaultParagraphFont"/>
    <w:uiPriority w:val="99"/>
    <w:semiHidden/>
    <w:unhideWhenUsed/>
    <w:rsid w:val="00560EF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200628">
      <w:bodyDiv w:val="1"/>
      <w:marLeft w:val="0"/>
      <w:marRight w:val="0"/>
      <w:marTop w:val="0"/>
      <w:marBottom w:val="0"/>
      <w:divBdr>
        <w:top w:val="none" w:sz="0" w:space="0" w:color="auto"/>
        <w:left w:val="none" w:sz="0" w:space="0" w:color="auto"/>
        <w:bottom w:val="none" w:sz="0" w:space="0" w:color="auto"/>
        <w:right w:val="none" w:sz="0" w:space="0" w:color="auto"/>
      </w:divBdr>
    </w:div>
    <w:div w:id="102775709">
      <w:bodyDiv w:val="1"/>
      <w:marLeft w:val="0"/>
      <w:marRight w:val="0"/>
      <w:marTop w:val="0"/>
      <w:marBottom w:val="0"/>
      <w:divBdr>
        <w:top w:val="none" w:sz="0" w:space="0" w:color="auto"/>
        <w:left w:val="none" w:sz="0" w:space="0" w:color="auto"/>
        <w:bottom w:val="none" w:sz="0" w:space="0" w:color="auto"/>
        <w:right w:val="none" w:sz="0" w:space="0" w:color="auto"/>
      </w:divBdr>
    </w:div>
    <w:div w:id="614677156">
      <w:bodyDiv w:val="1"/>
      <w:marLeft w:val="0"/>
      <w:marRight w:val="0"/>
      <w:marTop w:val="0"/>
      <w:marBottom w:val="0"/>
      <w:divBdr>
        <w:top w:val="none" w:sz="0" w:space="0" w:color="auto"/>
        <w:left w:val="none" w:sz="0" w:space="0" w:color="auto"/>
        <w:bottom w:val="none" w:sz="0" w:space="0" w:color="auto"/>
        <w:right w:val="none" w:sz="0" w:space="0" w:color="auto"/>
      </w:divBdr>
    </w:div>
    <w:div w:id="752359626">
      <w:bodyDiv w:val="1"/>
      <w:marLeft w:val="0"/>
      <w:marRight w:val="0"/>
      <w:marTop w:val="0"/>
      <w:marBottom w:val="0"/>
      <w:divBdr>
        <w:top w:val="none" w:sz="0" w:space="0" w:color="auto"/>
        <w:left w:val="none" w:sz="0" w:space="0" w:color="auto"/>
        <w:bottom w:val="none" w:sz="0" w:space="0" w:color="auto"/>
        <w:right w:val="none" w:sz="0" w:space="0" w:color="auto"/>
      </w:divBdr>
    </w:div>
    <w:div w:id="815072360">
      <w:bodyDiv w:val="1"/>
      <w:marLeft w:val="0"/>
      <w:marRight w:val="0"/>
      <w:marTop w:val="0"/>
      <w:marBottom w:val="0"/>
      <w:divBdr>
        <w:top w:val="none" w:sz="0" w:space="0" w:color="auto"/>
        <w:left w:val="none" w:sz="0" w:space="0" w:color="auto"/>
        <w:bottom w:val="none" w:sz="0" w:space="0" w:color="auto"/>
        <w:right w:val="none" w:sz="0" w:space="0" w:color="auto"/>
      </w:divBdr>
    </w:div>
    <w:div w:id="850073383">
      <w:bodyDiv w:val="1"/>
      <w:marLeft w:val="0"/>
      <w:marRight w:val="0"/>
      <w:marTop w:val="0"/>
      <w:marBottom w:val="0"/>
      <w:divBdr>
        <w:top w:val="none" w:sz="0" w:space="0" w:color="auto"/>
        <w:left w:val="none" w:sz="0" w:space="0" w:color="auto"/>
        <w:bottom w:val="none" w:sz="0" w:space="0" w:color="auto"/>
        <w:right w:val="none" w:sz="0" w:space="0" w:color="auto"/>
      </w:divBdr>
    </w:div>
    <w:div w:id="1021668534">
      <w:bodyDiv w:val="1"/>
      <w:marLeft w:val="0"/>
      <w:marRight w:val="0"/>
      <w:marTop w:val="0"/>
      <w:marBottom w:val="0"/>
      <w:divBdr>
        <w:top w:val="none" w:sz="0" w:space="0" w:color="auto"/>
        <w:left w:val="none" w:sz="0" w:space="0" w:color="auto"/>
        <w:bottom w:val="none" w:sz="0" w:space="0" w:color="auto"/>
        <w:right w:val="none" w:sz="0" w:space="0" w:color="auto"/>
      </w:divBdr>
    </w:div>
    <w:div w:id="1068579995">
      <w:bodyDiv w:val="1"/>
      <w:marLeft w:val="0"/>
      <w:marRight w:val="0"/>
      <w:marTop w:val="0"/>
      <w:marBottom w:val="0"/>
      <w:divBdr>
        <w:top w:val="none" w:sz="0" w:space="0" w:color="auto"/>
        <w:left w:val="none" w:sz="0" w:space="0" w:color="auto"/>
        <w:bottom w:val="none" w:sz="0" w:space="0" w:color="auto"/>
        <w:right w:val="none" w:sz="0" w:space="0" w:color="auto"/>
      </w:divBdr>
    </w:div>
    <w:div w:id="1251622025">
      <w:bodyDiv w:val="1"/>
      <w:marLeft w:val="0"/>
      <w:marRight w:val="0"/>
      <w:marTop w:val="0"/>
      <w:marBottom w:val="0"/>
      <w:divBdr>
        <w:top w:val="none" w:sz="0" w:space="0" w:color="auto"/>
        <w:left w:val="none" w:sz="0" w:space="0" w:color="auto"/>
        <w:bottom w:val="none" w:sz="0" w:space="0" w:color="auto"/>
        <w:right w:val="none" w:sz="0" w:space="0" w:color="auto"/>
      </w:divBdr>
      <w:divsChild>
        <w:div w:id="2071998469">
          <w:marLeft w:val="0"/>
          <w:marRight w:val="0"/>
          <w:marTop w:val="0"/>
          <w:marBottom w:val="0"/>
          <w:divBdr>
            <w:top w:val="none" w:sz="0" w:space="0" w:color="auto"/>
            <w:left w:val="none" w:sz="0" w:space="0" w:color="auto"/>
            <w:bottom w:val="none" w:sz="0" w:space="0" w:color="auto"/>
            <w:right w:val="none" w:sz="0" w:space="0" w:color="auto"/>
          </w:divBdr>
        </w:div>
        <w:div w:id="1200970710">
          <w:marLeft w:val="0"/>
          <w:marRight w:val="0"/>
          <w:marTop w:val="0"/>
          <w:marBottom w:val="0"/>
          <w:divBdr>
            <w:top w:val="none" w:sz="0" w:space="0" w:color="auto"/>
            <w:left w:val="none" w:sz="0" w:space="0" w:color="auto"/>
            <w:bottom w:val="none" w:sz="0" w:space="0" w:color="auto"/>
            <w:right w:val="none" w:sz="0" w:space="0" w:color="auto"/>
          </w:divBdr>
        </w:div>
        <w:div w:id="1267423457">
          <w:marLeft w:val="0"/>
          <w:marRight w:val="0"/>
          <w:marTop w:val="0"/>
          <w:marBottom w:val="0"/>
          <w:divBdr>
            <w:top w:val="none" w:sz="0" w:space="0" w:color="auto"/>
            <w:left w:val="none" w:sz="0" w:space="0" w:color="auto"/>
            <w:bottom w:val="none" w:sz="0" w:space="0" w:color="auto"/>
            <w:right w:val="none" w:sz="0" w:space="0" w:color="auto"/>
          </w:divBdr>
        </w:div>
      </w:divsChild>
    </w:div>
    <w:div w:id="1301610966">
      <w:bodyDiv w:val="1"/>
      <w:marLeft w:val="0"/>
      <w:marRight w:val="0"/>
      <w:marTop w:val="0"/>
      <w:marBottom w:val="0"/>
      <w:divBdr>
        <w:top w:val="none" w:sz="0" w:space="0" w:color="auto"/>
        <w:left w:val="none" w:sz="0" w:space="0" w:color="auto"/>
        <w:bottom w:val="none" w:sz="0" w:space="0" w:color="auto"/>
        <w:right w:val="none" w:sz="0" w:space="0" w:color="auto"/>
      </w:divBdr>
    </w:div>
    <w:div w:id="1427533122">
      <w:bodyDiv w:val="1"/>
      <w:marLeft w:val="0"/>
      <w:marRight w:val="0"/>
      <w:marTop w:val="0"/>
      <w:marBottom w:val="0"/>
      <w:divBdr>
        <w:top w:val="none" w:sz="0" w:space="0" w:color="auto"/>
        <w:left w:val="none" w:sz="0" w:space="0" w:color="auto"/>
        <w:bottom w:val="none" w:sz="0" w:space="0" w:color="auto"/>
        <w:right w:val="none" w:sz="0" w:space="0" w:color="auto"/>
      </w:divBdr>
    </w:div>
    <w:div w:id="15859917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hyperlink" Target="https://stacyderuiter.github.io/mammal-allometry/supplement.html" TargetMode="External"/><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hyperlink" Target="https://stacyderuiter.github.io/mammal-allometry/supplement.html" TargetMode="External"/><Relationship Id="rId34" Type="http://schemas.openxmlformats.org/officeDocument/2006/relationships/fontTable" Target="fontTable.xm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hyperlink" Target="https://stacyderuiter.github.io/mammal-allometry/" TargetMode="External"/><Relationship Id="rId25" Type="http://schemas.openxmlformats.org/officeDocument/2006/relationships/footer" Target="footer1.xml"/><Relationship Id="rId33" Type="http://schemas.openxmlformats.org/officeDocument/2006/relationships/hyperlink" Target="https://stacyderuiter.github.io/mammal-allometry/" TargetMode="External"/><Relationship Id="rId2" Type="http://schemas.openxmlformats.org/officeDocument/2006/relationships/customXml" Target="../customXml/item2.xml"/><Relationship Id="rId16" Type="http://schemas.openxmlformats.org/officeDocument/2006/relationships/hyperlink" Target="https://stacyderuiter.github.io/mammal-allometry/supplement.html" TargetMode="External"/><Relationship Id="rId20" Type="http://schemas.openxmlformats.org/officeDocument/2006/relationships/hyperlink" Target="https://stacyderuiter.github.io/mammal-allometry/" TargetMode="External"/><Relationship Id="rId29" Type="http://schemas.openxmlformats.org/officeDocument/2006/relationships/image" Target="media/image3.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header" Target="header1.xml"/><Relationship Id="rId32" Type="http://schemas.openxmlformats.org/officeDocument/2006/relationships/image" Target="media/image6.jpeg"/><Relationship Id="rId5" Type="http://schemas.openxmlformats.org/officeDocument/2006/relationships/numbering" Target="numbering.xml"/><Relationship Id="rId15" Type="http://schemas.openxmlformats.org/officeDocument/2006/relationships/hyperlink" Target="https://stacyderuiter.github.io/mammal-allometry/" TargetMode="External"/><Relationship Id="rId23" Type="http://schemas.openxmlformats.org/officeDocument/2006/relationships/hyperlink" Target="https://stacyderuiter.github.io/mammal-allometry/" TargetMode="External"/><Relationship Id="rId28" Type="http://schemas.openxmlformats.org/officeDocument/2006/relationships/image" Target="media/image2.jpe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yperlink" Target="https://stacyderuiter.github.io/mammal-allometry/" TargetMode="External"/><Relationship Id="rId31" Type="http://schemas.openxmlformats.org/officeDocument/2006/relationships/image" Target="media/image5.jpe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hyperlink" Target="https://stacyderuiter.github.io/mammal-allometry/" TargetMode="External"/><Relationship Id="rId27" Type="http://schemas.openxmlformats.org/officeDocument/2006/relationships/image" Target="media/image1.png"/><Relationship Id="rId30" Type="http://schemas.openxmlformats.org/officeDocument/2006/relationships/image" Target="media/image4.jpeg"/><Relationship Id="rId35" Type="http://schemas.microsoft.com/office/2011/relationships/people" Target="people.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02C08C9299421240B6D995644B6E3C3E" ma:contentTypeVersion="14" ma:contentTypeDescription="Create a new document." ma:contentTypeScope="" ma:versionID="a8b66f52aa1aa92b1498177be4574e2b">
  <xsd:schema xmlns:xsd="http://www.w3.org/2001/XMLSchema" xmlns:xs="http://www.w3.org/2001/XMLSchema" xmlns:p="http://schemas.microsoft.com/office/2006/metadata/properties" xmlns:ns3="8cba260e-3241-4289-a037-e391f31897a2" xmlns:ns4="55be59d9-bb19-454e-bd1f-d925a42bc5eb" targetNamespace="http://schemas.microsoft.com/office/2006/metadata/properties" ma:root="true" ma:fieldsID="f97555721efb393f12b9f7a597a73fff" ns3:_="" ns4:_="">
    <xsd:import namespace="8cba260e-3241-4289-a037-e391f31897a2"/>
    <xsd:import namespace="55be59d9-bb19-454e-bd1f-d925a42bc5eb"/>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OCR" minOccurs="0"/>
                <xsd:element ref="ns3:MediaServiceDateTaken" minOccurs="0"/>
                <xsd:element ref="ns3:MediaServiceLocation" minOccurs="0"/>
                <xsd:element ref="ns4:SharedWithUsers" minOccurs="0"/>
                <xsd:element ref="ns4:SharedWithDetails" minOccurs="0"/>
                <xsd:element ref="ns4:SharingHintHash" minOccurs="0"/>
                <xsd:element ref="ns3:MediaServiceAutoKeyPoints" minOccurs="0"/>
                <xsd:element ref="ns3:MediaServiceKeyPoints"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ba260e-3241-4289-a037-e391f31897a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element name="MediaLengthInSeconds" ma:index="21"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55be59d9-bb19-454e-bd1f-d925a42bc5eb"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1F2887B-3CA8-492B-AA05-56ED0B842A92}">
  <ds:schemaRefs>
    <ds:schemaRef ds:uri="http://schemas.openxmlformats.org/officeDocument/2006/bibliography"/>
  </ds:schemaRefs>
</ds:datastoreItem>
</file>

<file path=customXml/itemProps2.xml><?xml version="1.0" encoding="utf-8"?>
<ds:datastoreItem xmlns:ds="http://schemas.openxmlformats.org/officeDocument/2006/customXml" ds:itemID="{25794347-D3E3-4635-BD10-621A3965D396}">
  <ds:schemaRefs>
    <ds:schemaRef ds:uri="http://schemas.microsoft.com/sharepoint/v3/contenttype/forms"/>
  </ds:schemaRefs>
</ds:datastoreItem>
</file>

<file path=customXml/itemProps3.xml><?xml version="1.0" encoding="utf-8"?>
<ds:datastoreItem xmlns:ds="http://schemas.openxmlformats.org/officeDocument/2006/customXml" ds:itemID="{C95D73BF-D30D-4127-AD2D-C517A4AF1C9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ba260e-3241-4289-a037-e391f31897a2"/>
    <ds:schemaRef ds:uri="55be59d9-bb19-454e-bd1f-d925a42bc5e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3B21B46-96D1-4D91-9DE5-ED66768F23E6}">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1</Pages>
  <Words>11897</Words>
  <Characters>67818</Characters>
  <Application>Microsoft Office Word</Application>
  <DocSecurity>0</DocSecurity>
  <Lines>565</Lines>
  <Paragraphs>159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Andreas Fahlman</dc:creator>
  <cp:keywords/>
  <dc:description/>
  <cp:lastModifiedBy>Stacy De Ruiter</cp:lastModifiedBy>
  <cp:revision>4</cp:revision>
  <dcterms:created xsi:type="dcterms:W3CDTF">2022-06-27T08:51:00Z</dcterms:created>
  <dcterms:modified xsi:type="dcterms:W3CDTF">2022-06-28T07:22:00Z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0x01010002C08C9299421240B6D995644B6E3C3E</vt:lpwstr>
  </property>
</Properties>
</file>